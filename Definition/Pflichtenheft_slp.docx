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4BBA" w:rsidRDefault="00750C7F">
      <w:r>
        <w:rPr>
          <w:noProof/>
        </w:rPr>
        <w:drawing>
          <wp:inline distT="114300" distB="114300" distL="114300" distR="114300" wp14:anchorId="2A81B92F" wp14:editId="4DAA0B9A">
            <wp:extent cx="3157538" cy="896908"/>
            <wp:effectExtent l="0" t="0" r="0" b="0"/>
            <wp:docPr id="3" name="image14.gif" descr="iosb.gif"/>
            <wp:cNvGraphicFramePr/>
            <a:graphic xmlns:a="http://schemas.openxmlformats.org/drawingml/2006/main">
              <a:graphicData uri="http://schemas.openxmlformats.org/drawingml/2006/picture">
                <pic:pic xmlns:pic="http://schemas.openxmlformats.org/drawingml/2006/picture">
                  <pic:nvPicPr>
                    <pic:cNvPr id="0" name="image14.gif" descr="iosb.gif"/>
                    <pic:cNvPicPr preferRelativeResize="0"/>
                  </pic:nvPicPr>
                  <pic:blipFill>
                    <a:blip r:embed="rId8"/>
                    <a:srcRect/>
                    <a:stretch>
                      <a:fillRect/>
                    </a:stretch>
                  </pic:blipFill>
                  <pic:spPr>
                    <a:xfrm>
                      <a:off x="0" y="0"/>
                      <a:ext cx="3157538" cy="896908"/>
                    </a:xfrm>
                    <a:prstGeom prst="rect">
                      <a:avLst/>
                    </a:prstGeom>
                    <a:ln/>
                  </pic:spPr>
                </pic:pic>
              </a:graphicData>
            </a:graphic>
          </wp:inline>
        </w:drawing>
      </w:r>
      <w:r>
        <w:rPr>
          <w:noProof/>
        </w:rPr>
        <w:drawing>
          <wp:anchor distT="114300" distB="114300" distL="114300" distR="114300" simplePos="0" relativeHeight="251658240" behindDoc="0" locked="0" layoutInCell="0" hidden="0" allowOverlap="0" wp14:anchorId="0F8BF062" wp14:editId="0691A67D">
            <wp:simplePos x="0" y="0"/>
            <wp:positionH relativeFrom="margin">
              <wp:posOffset>3724275</wp:posOffset>
            </wp:positionH>
            <wp:positionV relativeFrom="paragraph">
              <wp:posOffset>0</wp:posOffset>
            </wp:positionV>
            <wp:extent cx="1790700" cy="876300"/>
            <wp:effectExtent l="0" t="0" r="0" b="0"/>
            <wp:wrapSquare wrapText="bothSides" distT="114300" distB="114300" distL="114300" distR="114300"/>
            <wp:docPr id="6" name="image17.png" descr="kit_logo.png"/>
            <wp:cNvGraphicFramePr/>
            <a:graphic xmlns:a="http://schemas.openxmlformats.org/drawingml/2006/main">
              <a:graphicData uri="http://schemas.openxmlformats.org/drawingml/2006/picture">
                <pic:pic xmlns:pic="http://schemas.openxmlformats.org/drawingml/2006/picture">
                  <pic:nvPicPr>
                    <pic:cNvPr id="0" name="image17.png" descr="kit_logo.png"/>
                    <pic:cNvPicPr preferRelativeResize="0"/>
                  </pic:nvPicPr>
                  <pic:blipFill>
                    <a:blip r:embed="rId9"/>
                    <a:srcRect/>
                    <a:stretch>
                      <a:fillRect/>
                    </a:stretch>
                  </pic:blipFill>
                  <pic:spPr>
                    <a:xfrm>
                      <a:off x="0" y="0"/>
                      <a:ext cx="1790700" cy="876300"/>
                    </a:xfrm>
                    <a:prstGeom prst="rect">
                      <a:avLst/>
                    </a:prstGeom>
                    <a:ln/>
                  </pic:spPr>
                </pic:pic>
              </a:graphicData>
            </a:graphic>
          </wp:anchor>
        </w:drawing>
      </w:r>
    </w:p>
    <w:p w:rsidR="00504BBA" w:rsidRDefault="00504BBA"/>
    <w:p w:rsidR="00504BBA" w:rsidRDefault="00504BBA"/>
    <w:p w:rsidR="00504BBA" w:rsidRDefault="00504BBA"/>
    <w:p w:rsidR="00504BBA" w:rsidRDefault="00504BBA"/>
    <w:p w:rsidR="00504BBA" w:rsidRDefault="00504BBA"/>
    <w:p w:rsidR="00504BBA" w:rsidRDefault="00504BBA"/>
    <w:p w:rsidR="00504BBA" w:rsidRDefault="00504BBA"/>
    <w:p w:rsidR="00504BBA" w:rsidRDefault="00504BBA"/>
    <w:p w:rsidR="00504BBA" w:rsidRPr="00750C7F" w:rsidRDefault="00750C7F" w:rsidP="00750C7F">
      <w:pPr>
        <w:rPr>
          <w:sz w:val="36"/>
          <w:szCs w:val="36"/>
        </w:rPr>
      </w:pPr>
      <w:bookmarkStart w:id="0" w:name="h.r3wbczmlrqdd" w:colFirst="0" w:colLast="0"/>
      <w:bookmarkEnd w:id="0"/>
      <w:r w:rsidRPr="00750C7F">
        <w:rPr>
          <w:sz w:val="36"/>
          <w:szCs w:val="36"/>
        </w:rPr>
        <w:commentReference w:id="1"/>
      </w:r>
      <w:r w:rsidRPr="00750C7F">
        <w:rPr>
          <w:b/>
          <w:sz w:val="36"/>
          <w:szCs w:val="36"/>
        </w:rPr>
        <w:t>AML Helper</w:t>
      </w:r>
      <w:r w:rsidRPr="00750C7F">
        <w:rPr>
          <w:sz w:val="36"/>
          <w:szCs w:val="36"/>
        </w:rPr>
        <w:br/>
        <w:t>PSE “ASSISTENZTOOLS FÜR DEN MASCHINENBAU”</w:t>
      </w:r>
    </w:p>
    <w:p w:rsidR="00504BBA" w:rsidRDefault="00504BBA"/>
    <w:p w:rsidR="00504BBA" w:rsidRPr="00750C7F" w:rsidRDefault="00750C7F" w:rsidP="00750C7F">
      <w:pPr>
        <w:rPr>
          <w:sz w:val="96"/>
          <w:szCs w:val="96"/>
        </w:rPr>
      </w:pPr>
      <w:bookmarkStart w:id="2" w:name="h.111d4h9xk82o" w:colFirst="0" w:colLast="0"/>
      <w:bookmarkEnd w:id="2"/>
      <w:r w:rsidRPr="00750C7F">
        <w:rPr>
          <w:sz w:val="96"/>
          <w:szCs w:val="96"/>
        </w:rPr>
        <w:t>Pflichtenheft</w:t>
      </w:r>
    </w:p>
    <w:p w:rsidR="00504BBA" w:rsidRDefault="00504BBA">
      <w:pPr>
        <w:rPr>
          <w:del w:id="3" w:author="Miriam Schleipen" w:date="2016-01-15T06:34:00Z"/>
        </w:rPr>
      </w:pPr>
    </w:p>
    <w:p w:rsidR="00504BBA" w:rsidRDefault="00504BBA">
      <w:pPr>
        <w:rPr>
          <w:del w:id="4" w:author="Miriam Schleipen" w:date="2016-01-15T06:35:00Z"/>
        </w:rPr>
      </w:pPr>
    </w:p>
    <w:p w:rsidR="00504BBA" w:rsidRDefault="00504BBA">
      <w:pPr>
        <w:rPr>
          <w:del w:id="5" w:author="Miriam Schleipen" w:date="2016-01-15T06:35:00Z"/>
        </w:rPr>
      </w:pPr>
    </w:p>
    <w:p w:rsidR="00504BBA" w:rsidRDefault="00750C7F">
      <w:r>
        <w:rPr>
          <w:sz w:val="40"/>
          <w:szCs w:val="40"/>
        </w:rPr>
        <w:t xml:space="preserve">Erstellt von </w:t>
      </w:r>
    </w:p>
    <w:p w:rsidR="00504BBA" w:rsidRDefault="00750C7F">
      <w:pPr>
        <w:rPr>
          <w:ins w:id="6" w:author="Miriam Schleipen" w:date="2016-01-15T06:35:00Z"/>
        </w:rPr>
      </w:pPr>
      <w:r>
        <w:rPr>
          <w:sz w:val="32"/>
          <w:szCs w:val="32"/>
        </w:rPr>
        <w:t>Max Baumstark, Ahmad Beidas, Dennis Brüstle,</w:t>
      </w:r>
      <w:r>
        <w:rPr>
          <w:sz w:val="32"/>
          <w:szCs w:val="32"/>
        </w:rPr>
        <w:br/>
        <w:t>Nadim Hammoud, Christopher Hommel und Kevin Kellner</w:t>
      </w:r>
      <w:r>
        <w:rPr>
          <w:rStyle w:val="Funotenzeichen"/>
          <w:sz w:val="32"/>
          <w:szCs w:val="32"/>
        </w:rPr>
        <w:footnoteReference w:id="1"/>
      </w:r>
    </w:p>
    <w:p w:rsidR="00504BBA" w:rsidRDefault="00504BBA" w:rsidP="00750C7F">
      <w:pPr>
        <w:rPr>
          <w:sz w:val="32"/>
          <w:szCs w:val="32"/>
        </w:rPr>
      </w:pPr>
    </w:p>
    <w:p w:rsidR="00750C7F" w:rsidRDefault="00750C7F" w:rsidP="00750C7F">
      <w:pPr>
        <w:rPr>
          <w:sz w:val="32"/>
          <w:szCs w:val="32"/>
        </w:rPr>
      </w:pPr>
    </w:p>
    <w:p w:rsidR="00750C7F" w:rsidRPr="00750C7F" w:rsidRDefault="00750C7F" w:rsidP="00750C7F">
      <w:pPr>
        <w:rPr>
          <w:ins w:id="7" w:author="Miriam Schleipen" w:date="2016-01-15T06:35:00Z"/>
        </w:rPr>
      </w:pPr>
    </w:p>
    <w:p w:rsidR="00504BBA" w:rsidRPr="00750C7F" w:rsidRDefault="00750C7F" w:rsidP="00750C7F">
      <w:pPr>
        <w:rPr>
          <w:ins w:id="8" w:author="Miriam Schleipen" w:date="2016-01-15T06:35:00Z"/>
          <w:sz w:val="40"/>
          <w:szCs w:val="40"/>
        </w:rPr>
      </w:pPr>
      <w:ins w:id="9" w:author="Miriam Schleipen" w:date="2016-01-15T06:35:00Z">
        <w:r w:rsidRPr="00750C7F">
          <w:rPr>
            <w:sz w:val="40"/>
            <w:szCs w:val="40"/>
          </w:rPr>
          <w:t>Betreuer:</w:t>
        </w:r>
      </w:ins>
    </w:p>
    <w:p w:rsidR="00504BBA" w:rsidRPr="00750C7F" w:rsidRDefault="00750C7F" w:rsidP="00750C7F">
      <w:pPr>
        <w:rPr>
          <w:ins w:id="10" w:author="Miriam Schleipen" w:date="2016-01-15T06:35:00Z"/>
          <w:sz w:val="32"/>
          <w:szCs w:val="32"/>
        </w:rPr>
      </w:pPr>
      <w:ins w:id="11" w:author="Miriam Schleipen" w:date="2016-01-15T06:35:00Z">
        <w:r>
          <w:rPr>
            <w:sz w:val="32"/>
            <w:szCs w:val="32"/>
          </w:rPr>
          <w:t>Frau Dr.-Ing. Miriam Schleipen, Dr. Michael Okon, Robert Henßen</w:t>
        </w:r>
      </w:ins>
      <w:r>
        <w:rPr>
          <w:rStyle w:val="Funotenzeichen"/>
          <w:sz w:val="32"/>
          <w:szCs w:val="32"/>
        </w:rPr>
        <w:footnoteReference w:id="2"/>
      </w:r>
    </w:p>
    <w:p w:rsidR="00504BBA" w:rsidRDefault="00504BBA">
      <w:pPr>
        <w:rPr>
          <w:ins w:id="12" w:author="Miriam Schleipen" w:date="2016-01-15T06:35:00Z"/>
        </w:rPr>
      </w:pPr>
    </w:p>
    <w:p w:rsidR="00504BBA" w:rsidRDefault="00504BBA"/>
    <w:p w:rsidR="00504BBA" w:rsidRDefault="00504BBA"/>
    <w:p w:rsidR="00750C7F" w:rsidRDefault="00750C7F" w:rsidP="00750C7F">
      <w:r>
        <w:rPr>
          <w:sz w:val="28"/>
          <w:szCs w:val="28"/>
        </w:rPr>
        <w:t>30. November 2015</w:t>
      </w:r>
      <w:bookmarkStart w:id="13" w:name="h.5khnahnwwp3f" w:colFirst="0" w:colLast="0"/>
      <w:bookmarkEnd w:id="13"/>
      <w:r>
        <w:br w:type="page"/>
      </w:r>
    </w:p>
    <w:sdt>
      <w:sdtPr>
        <w:rPr>
          <w:rFonts w:ascii="Arial" w:eastAsia="Arial" w:hAnsi="Arial" w:cs="Arial"/>
          <w:b w:val="0"/>
          <w:bCs w:val="0"/>
          <w:color w:val="000000"/>
          <w:sz w:val="22"/>
          <w:szCs w:val="22"/>
        </w:rPr>
        <w:id w:val="-769162291"/>
        <w:docPartObj>
          <w:docPartGallery w:val="Table of Contents"/>
          <w:docPartUnique/>
        </w:docPartObj>
      </w:sdtPr>
      <w:sdtEndPr/>
      <w:sdtContent>
        <w:p w:rsidR="00750C7F" w:rsidRDefault="00750C7F">
          <w:pPr>
            <w:pStyle w:val="Inhaltsverzeichnisberschrift"/>
          </w:pPr>
          <w:r>
            <w:t>Inhalt</w:t>
          </w:r>
        </w:p>
        <w:p w:rsidR="00A65051" w:rsidRDefault="00750C7F">
          <w:pPr>
            <w:pStyle w:val="Verzeichnis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0580166" w:history="1">
            <w:r w:rsidR="00A65051" w:rsidRPr="00C629B5">
              <w:rPr>
                <w:rStyle w:val="Hyperlink"/>
                <w:noProof/>
              </w:rPr>
              <w:t>Einführung</w:t>
            </w:r>
            <w:r w:rsidR="00A65051">
              <w:rPr>
                <w:noProof/>
                <w:webHidden/>
              </w:rPr>
              <w:tab/>
            </w:r>
            <w:r w:rsidR="00A65051">
              <w:rPr>
                <w:noProof/>
                <w:webHidden/>
              </w:rPr>
              <w:fldChar w:fldCharType="begin"/>
            </w:r>
            <w:r w:rsidR="00A65051">
              <w:rPr>
                <w:noProof/>
                <w:webHidden/>
              </w:rPr>
              <w:instrText xml:space="preserve"> PAGEREF _Toc440580166 \h </w:instrText>
            </w:r>
            <w:r w:rsidR="00A65051">
              <w:rPr>
                <w:noProof/>
                <w:webHidden/>
              </w:rPr>
            </w:r>
            <w:r w:rsidR="00A65051">
              <w:rPr>
                <w:noProof/>
                <w:webHidden/>
              </w:rPr>
              <w:fldChar w:fldCharType="separate"/>
            </w:r>
            <w:r w:rsidR="00A65051">
              <w:rPr>
                <w:noProof/>
                <w:webHidden/>
              </w:rPr>
              <w:t>3</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67" w:history="1">
            <w:r w:rsidR="00A65051" w:rsidRPr="00C629B5">
              <w:rPr>
                <w:rStyle w:val="Hyperlink"/>
                <w:noProof/>
              </w:rPr>
              <w:t>Problemstellung</w:t>
            </w:r>
            <w:r w:rsidR="00A65051">
              <w:rPr>
                <w:noProof/>
                <w:webHidden/>
              </w:rPr>
              <w:tab/>
            </w:r>
            <w:r w:rsidR="00A65051">
              <w:rPr>
                <w:noProof/>
                <w:webHidden/>
              </w:rPr>
              <w:fldChar w:fldCharType="begin"/>
            </w:r>
            <w:r w:rsidR="00A65051">
              <w:rPr>
                <w:noProof/>
                <w:webHidden/>
              </w:rPr>
              <w:instrText xml:space="preserve"> PAGEREF _Toc440580167 \h </w:instrText>
            </w:r>
            <w:r w:rsidR="00A65051">
              <w:rPr>
                <w:noProof/>
                <w:webHidden/>
              </w:rPr>
            </w:r>
            <w:r w:rsidR="00A65051">
              <w:rPr>
                <w:noProof/>
                <w:webHidden/>
              </w:rPr>
              <w:fldChar w:fldCharType="separate"/>
            </w:r>
            <w:r w:rsidR="00A65051">
              <w:rPr>
                <w:noProof/>
                <w:webHidden/>
              </w:rPr>
              <w:t>3</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68" w:history="1">
            <w:r w:rsidR="00A65051" w:rsidRPr="00C629B5">
              <w:rPr>
                <w:rStyle w:val="Hyperlink"/>
                <w:noProof/>
              </w:rPr>
              <w:t>Lösungsansatz</w:t>
            </w:r>
            <w:r w:rsidR="00A65051">
              <w:rPr>
                <w:noProof/>
                <w:webHidden/>
              </w:rPr>
              <w:tab/>
            </w:r>
            <w:r w:rsidR="00A65051">
              <w:rPr>
                <w:noProof/>
                <w:webHidden/>
              </w:rPr>
              <w:fldChar w:fldCharType="begin"/>
            </w:r>
            <w:r w:rsidR="00A65051">
              <w:rPr>
                <w:noProof/>
                <w:webHidden/>
              </w:rPr>
              <w:instrText xml:space="preserve"> PAGEREF _Toc440580168 \h </w:instrText>
            </w:r>
            <w:r w:rsidR="00A65051">
              <w:rPr>
                <w:noProof/>
                <w:webHidden/>
              </w:rPr>
            </w:r>
            <w:r w:rsidR="00A65051">
              <w:rPr>
                <w:noProof/>
                <w:webHidden/>
              </w:rPr>
              <w:fldChar w:fldCharType="separate"/>
            </w:r>
            <w:r w:rsidR="00A65051">
              <w:rPr>
                <w:noProof/>
                <w:webHidden/>
              </w:rPr>
              <w:t>3</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69" w:history="1">
            <w:r w:rsidR="00A65051" w:rsidRPr="00C629B5">
              <w:rPr>
                <w:rStyle w:val="Hyperlink"/>
                <w:noProof/>
              </w:rPr>
              <w:t>Gegenstand dieser Arbeit</w:t>
            </w:r>
            <w:r w:rsidR="00A65051">
              <w:rPr>
                <w:noProof/>
                <w:webHidden/>
              </w:rPr>
              <w:tab/>
            </w:r>
            <w:r w:rsidR="00A65051">
              <w:rPr>
                <w:noProof/>
                <w:webHidden/>
              </w:rPr>
              <w:fldChar w:fldCharType="begin"/>
            </w:r>
            <w:r w:rsidR="00A65051">
              <w:rPr>
                <w:noProof/>
                <w:webHidden/>
              </w:rPr>
              <w:instrText xml:space="preserve"> PAGEREF _Toc440580169 \h </w:instrText>
            </w:r>
            <w:r w:rsidR="00A65051">
              <w:rPr>
                <w:noProof/>
                <w:webHidden/>
              </w:rPr>
            </w:r>
            <w:r w:rsidR="00A65051">
              <w:rPr>
                <w:noProof/>
                <w:webHidden/>
              </w:rPr>
              <w:fldChar w:fldCharType="separate"/>
            </w:r>
            <w:r w:rsidR="00A65051">
              <w:rPr>
                <w:noProof/>
                <w:webHidden/>
              </w:rPr>
              <w:t>4</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170" w:history="1">
            <w:r w:rsidR="00A65051" w:rsidRPr="00C629B5">
              <w:rPr>
                <w:rStyle w:val="Hyperlink"/>
                <w:noProof/>
              </w:rPr>
              <w:t>1. Zielbestimmung</w:t>
            </w:r>
            <w:r w:rsidR="00A65051">
              <w:rPr>
                <w:noProof/>
                <w:webHidden/>
              </w:rPr>
              <w:tab/>
            </w:r>
            <w:r w:rsidR="00A65051">
              <w:rPr>
                <w:noProof/>
                <w:webHidden/>
              </w:rPr>
              <w:fldChar w:fldCharType="begin"/>
            </w:r>
            <w:r w:rsidR="00A65051">
              <w:rPr>
                <w:noProof/>
                <w:webHidden/>
              </w:rPr>
              <w:instrText xml:space="preserve"> PAGEREF _Toc440580170 \h </w:instrText>
            </w:r>
            <w:r w:rsidR="00A65051">
              <w:rPr>
                <w:noProof/>
                <w:webHidden/>
              </w:rPr>
            </w:r>
            <w:r w:rsidR="00A65051">
              <w:rPr>
                <w:noProof/>
                <w:webHidden/>
              </w:rPr>
              <w:fldChar w:fldCharType="separate"/>
            </w:r>
            <w:r w:rsidR="00A65051">
              <w:rPr>
                <w:noProof/>
                <w:webHidden/>
              </w:rPr>
              <w:t>5</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71" w:history="1">
            <w:r w:rsidR="00A65051" w:rsidRPr="00C629B5">
              <w:rPr>
                <w:rStyle w:val="Hyperlink"/>
                <w:noProof/>
              </w:rPr>
              <w:t>1.1 Musskriterien</w:t>
            </w:r>
            <w:r w:rsidR="00A65051">
              <w:rPr>
                <w:noProof/>
                <w:webHidden/>
              </w:rPr>
              <w:tab/>
            </w:r>
            <w:r w:rsidR="00A65051">
              <w:rPr>
                <w:noProof/>
                <w:webHidden/>
              </w:rPr>
              <w:fldChar w:fldCharType="begin"/>
            </w:r>
            <w:r w:rsidR="00A65051">
              <w:rPr>
                <w:noProof/>
                <w:webHidden/>
              </w:rPr>
              <w:instrText xml:space="preserve"> PAGEREF _Toc440580171 \h </w:instrText>
            </w:r>
            <w:r w:rsidR="00A65051">
              <w:rPr>
                <w:noProof/>
                <w:webHidden/>
              </w:rPr>
            </w:r>
            <w:r w:rsidR="00A65051">
              <w:rPr>
                <w:noProof/>
                <w:webHidden/>
              </w:rPr>
              <w:fldChar w:fldCharType="separate"/>
            </w:r>
            <w:r w:rsidR="00A65051">
              <w:rPr>
                <w:noProof/>
                <w:webHidden/>
              </w:rPr>
              <w:t>5</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72" w:history="1">
            <w:r w:rsidR="00A65051" w:rsidRPr="00C629B5">
              <w:rPr>
                <w:rStyle w:val="Hyperlink"/>
                <w:noProof/>
              </w:rPr>
              <w:t>1.2 Wunschkriterien</w:t>
            </w:r>
            <w:r w:rsidR="00A65051">
              <w:rPr>
                <w:noProof/>
                <w:webHidden/>
              </w:rPr>
              <w:tab/>
            </w:r>
            <w:r w:rsidR="00A65051">
              <w:rPr>
                <w:noProof/>
                <w:webHidden/>
              </w:rPr>
              <w:fldChar w:fldCharType="begin"/>
            </w:r>
            <w:r w:rsidR="00A65051">
              <w:rPr>
                <w:noProof/>
                <w:webHidden/>
              </w:rPr>
              <w:instrText xml:space="preserve"> PAGEREF _Toc440580172 \h </w:instrText>
            </w:r>
            <w:r w:rsidR="00A65051">
              <w:rPr>
                <w:noProof/>
                <w:webHidden/>
              </w:rPr>
            </w:r>
            <w:r w:rsidR="00A65051">
              <w:rPr>
                <w:noProof/>
                <w:webHidden/>
              </w:rPr>
              <w:fldChar w:fldCharType="separate"/>
            </w:r>
            <w:r w:rsidR="00A65051">
              <w:rPr>
                <w:noProof/>
                <w:webHidden/>
              </w:rPr>
              <w:t>5</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73" w:history="1">
            <w:r w:rsidR="00A65051" w:rsidRPr="00C629B5">
              <w:rPr>
                <w:rStyle w:val="Hyperlink"/>
                <w:noProof/>
              </w:rPr>
              <w:t>1.3 Abgrenzungskriterien</w:t>
            </w:r>
            <w:r w:rsidR="00A65051">
              <w:rPr>
                <w:noProof/>
                <w:webHidden/>
              </w:rPr>
              <w:tab/>
            </w:r>
            <w:r w:rsidR="00A65051">
              <w:rPr>
                <w:noProof/>
                <w:webHidden/>
              </w:rPr>
              <w:fldChar w:fldCharType="begin"/>
            </w:r>
            <w:r w:rsidR="00A65051">
              <w:rPr>
                <w:noProof/>
                <w:webHidden/>
              </w:rPr>
              <w:instrText xml:space="preserve"> PAGEREF _Toc440580173 \h </w:instrText>
            </w:r>
            <w:r w:rsidR="00A65051">
              <w:rPr>
                <w:noProof/>
                <w:webHidden/>
              </w:rPr>
            </w:r>
            <w:r w:rsidR="00A65051">
              <w:rPr>
                <w:noProof/>
                <w:webHidden/>
              </w:rPr>
              <w:fldChar w:fldCharType="separate"/>
            </w:r>
            <w:r w:rsidR="00A65051">
              <w:rPr>
                <w:noProof/>
                <w:webHidden/>
              </w:rPr>
              <w:t>5</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174" w:history="1">
            <w:r w:rsidR="00A65051" w:rsidRPr="00C629B5">
              <w:rPr>
                <w:rStyle w:val="Hyperlink"/>
                <w:noProof/>
              </w:rPr>
              <w:t>2. Produkteinsatz</w:t>
            </w:r>
            <w:r w:rsidR="00A65051">
              <w:rPr>
                <w:noProof/>
                <w:webHidden/>
              </w:rPr>
              <w:tab/>
            </w:r>
            <w:r w:rsidR="00A65051">
              <w:rPr>
                <w:noProof/>
                <w:webHidden/>
              </w:rPr>
              <w:fldChar w:fldCharType="begin"/>
            </w:r>
            <w:r w:rsidR="00A65051">
              <w:rPr>
                <w:noProof/>
                <w:webHidden/>
              </w:rPr>
              <w:instrText xml:space="preserve"> PAGEREF _Toc440580174 \h </w:instrText>
            </w:r>
            <w:r w:rsidR="00A65051">
              <w:rPr>
                <w:noProof/>
                <w:webHidden/>
              </w:rPr>
            </w:r>
            <w:r w:rsidR="00A65051">
              <w:rPr>
                <w:noProof/>
                <w:webHidden/>
              </w:rPr>
              <w:fldChar w:fldCharType="separate"/>
            </w:r>
            <w:r w:rsidR="00A65051">
              <w:rPr>
                <w:noProof/>
                <w:webHidden/>
              </w:rPr>
              <w:t>6</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75" w:history="1">
            <w:r w:rsidR="00A65051" w:rsidRPr="00C629B5">
              <w:rPr>
                <w:rStyle w:val="Hyperlink"/>
                <w:noProof/>
              </w:rPr>
              <w:t>2.1 Anwendungsbereiche</w:t>
            </w:r>
            <w:r w:rsidR="00A65051">
              <w:rPr>
                <w:noProof/>
                <w:webHidden/>
              </w:rPr>
              <w:tab/>
            </w:r>
            <w:r w:rsidR="00A65051">
              <w:rPr>
                <w:noProof/>
                <w:webHidden/>
              </w:rPr>
              <w:fldChar w:fldCharType="begin"/>
            </w:r>
            <w:r w:rsidR="00A65051">
              <w:rPr>
                <w:noProof/>
                <w:webHidden/>
              </w:rPr>
              <w:instrText xml:space="preserve"> PAGEREF _Toc440580175 \h </w:instrText>
            </w:r>
            <w:r w:rsidR="00A65051">
              <w:rPr>
                <w:noProof/>
                <w:webHidden/>
              </w:rPr>
            </w:r>
            <w:r w:rsidR="00A65051">
              <w:rPr>
                <w:noProof/>
                <w:webHidden/>
              </w:rPr>
              <w:fldChar w:fldCharType="separate"/>
            </w:r>
            <w:r w:rsidR="00A65051">
              <w:rPr>
                <w:noProof/>
                <w:webHidden/>
              </w:rPr>
              <w:t>6</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76" w:history="1">
            <w:r w:rsidR="00A65051" w:rsidRPr="00C629B5">
              <w:rPr>
                <w:rStyle w:val="Hyperlink"/>
                <w:noProof/>
              </w:rPr>
              <w:t>2.2 Zielgruppen</w:t>
            </w:r>
            <w:r w:rsidR="00A65051">
              <w:rPr>
                <w:noProof/>
                <w:webHidden/>
              </w:rPr>
              <w:tab/>
            </w:r>
            <w:r w:rsidR="00A65051">
              <w:rPr>
                <w:noProof/>
                <w:webHidden/>
              </w:rPr>
              <w:fldChar w:fldCharType="begin"/>
            </w:r>
            <w:r w:rsidR="00A65051">
              <w:rPr>
                <w:noProof/>
                <w:webHidden/>
              </w:rPr>
              <w:instrText xml:space="preserve"> PAGEREF _Toc440580176 \h </w:instrText>
            </w:r>
            <w:r w:rsidR="00A65051">
              <w:rPr>
                <w:noProof/>
                <w:webHidden/>
              </w:rPr>
            </w:r>
            <w:r w:rsidR="00A65051">
              <w:rPr>
                <w:noProof/>
                <w:webHidden/>
              </w:rPr>
              <w:fldChar w:fldCharType="separate"/>
            </w:r>
            <w:r w:rsidR="00A65051">
              <w:rPr>
                <w:noProof/>
                <w:webHidden/>
              </w:rPr>
              <w:t>6</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77" w:history="1">
            <w:r w:rsidR="00A65051" w:rsidRPr="00C629B5">
              <w:rPr>
                <w:rStyle w:val="Hyperlink"/>
                <w:noProof/>
              </w:rPr>
              <w:t>2.3 Betriebsbedingungen</w:t>
            </w:r>
            <w:r w:rsidR="00A65051">
              <w:rPr>
                <w:noProof/>
                <w:webHidden/>
              </w:rPr>
              <w:tab/>
            </w:r>
            <w:r w:rsidR="00A65051">
              <w:rPr>
                <w:noProof/>
                <w:webHidden/>
              </w:rPr>
              <w:fldChar w:fldCharType="begin"/>
            </w:r>
            <w:r w:rsidR="00A65051">
              <w:rPr>
                <w:noProof/>
                <w:webHidden/>
              </w:rPr>
              <w:instrText xml:space="preserve"> PAGEREF _Toc440580177 \h </w:instrText>
            </w:r>
            <w:r w:rsidR="00A65051">
              <w:rPr>
                <w:noProof/>
                <w:webHidden/>
              </w:rPr>
            </w:r>
            <w:r w:rsidR="00A65051">
              <w:rPr>
                <w:noProof/>
                <w:webHidden/>
              </w:rPr>
              <w:fldChar w:fldCharType="separate"/>
            </w:r>
            <w:r w:rsidR="00A65051">
              <w:rPr>
                <w:noProof/>
                <w:webHidden/>
              </w:rPr>
              <w:t>6</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178" w:history="1">
            <w:r w:rsidR="00A65051" w:rsidRPr="00C629B5">
              <w:rPr>
                <w:rStyle w:val="Hyperlink"/>
                <w:noProof/>
              </w:rPr>
              <w:t>3. Produktumgebung</w:t>
            </w:r>
            <w:r w:rsidR="00A65051">
              <w:rPr>
                <w:noProof/>
                <w:webHidden/>
              </w:rPr>
              <w:tab/>
            </w:r>
            <w:r w:rsidR="00A65051">
              <w:rPr>
                <w:noProof/>
                <w:webHidden/>
              </w:rPr>
              <w:fldChar w:fldCharType="begin"/>
            </w:r>
            <w:r w:rsidR="00A65051">
              <w:rPr>
                <w:noProof/>
                <w:webHidden/>
              </w:rPr>
              <w:instrText xml:space="preserve"> PAGEREF _Toc440580178 \h </w:instrText>
            </w:r>
            <w:r w:rsidR="00A65051">
              <w:rPr>
                <w:noProof/>
                <w:webHidden/>
              </w:rPr>
            </w:r>
            <w:r w:rsidR="00A65051">
              <w:rPr>
                <w:noProof/>
                <w:webHidden/>
              </w:rPr>
              <w:fldChar w:fldCharType="separate"/>
            </w:r>
            <w:r w:rsidR="00A65051">
              <w:rPr>
                <w:noProof/>
                <w:webHidden/>
              </w:rPr>
              <w:t>7</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79" w:history="1">
            <w:r w:rsidR="00A65051" w:rsidRPr="00C629B5">
              <w:rPr>
                <w:rStyle w:val="Hyperlink"/>
                <w:noProof/>
              </w:rPr>
              <w:t>3.1 Software</w:t>
            </w:r>
            <w:r w:rsidR="00A65051">
              <w:rPr>
                <w:noProof/>
                <w:webHidden/>
              </w:rPr>
              <w:tab/>
            </w:r>
            <w:r w:rsidR="00A65051">
              <w:rPr>
                <w:noProof/>
                <w:webHidden/>
              </w:rPr>
              <w:fldChar w:fldCharType="begin"/>
            </w:r>
            <w:r w:rsidR="00A65051">
              <w:rPr>
                <w:noProof/>
                <w:webHidden/>
              </w:rPr>
              <w:instrText xml:space="preserve"> PAGEREF _Toc440580179 \h </w:instrText>
            </w:r>
            <w:r w:rsidR="00A65051">
              <w:rPr>
                <w:noProof/>
                <w:webHidden/>
              </w:rPr>
            </w:r>
            <w:r w:rsidR="00A65051">
              <w:rPr>
                <w:noProof/>
                <w:webHidden/>
              </w:rPr>
              <w:fldChar w:fldCharType="separate"/>
            </w:r>
            <w:r w:rsidR="00A65051">
              <w:rPr>
                <w:noProof/>
                <w:webHidden/>
              </w:rPr>
              <w:t>7</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80" w:history="1">
            <w:r w:rsidR="00A65051" w:rsidRPr="00C629B5">
              <w:rPr>
                <w:rStyle w:val="Hyperlink"/>
                <w:noProof/>
              </w:rPr>
              <w:t>3.2 Hardware</w:t>
            </w:r>
            <w:r w:rsidR="00A65051">
              <w:rPr>
                <w:noProof/>
                <w:webHidden/>
              </w:rPr>
              <w:tab/>
            </w:r>
            <w:r w:rsidR="00A65051">
              <w:rPr>
                <w:noProof/>
                <w:webHidden/>
              </w:rPr>
              <w:fldChar w:fldCharType="begin"/>
            </w:r>
            <w:r w:rsidR="00A65051">
              <w:rPr>
                <w:noProof/>
                <w:webHidden/>
              </w:rPr>
              <w:instrText xml:space="preserve"> PAGEREF _Toc440580180 \h </w:instrText>
            </w:r>
            <w:r w:rsidR="00A65051">
              <w:rPr>
                <w:noProof/>
                <w:webHidden/>
              </w:rPr>
            </w:r>
            <w:r w:rsidR="00A65051">
              <w:rPr>
                <w:noProof/>
                <w:webHidden/>
              </w:rPr>
              <w:fldChar w:fldCharType="separate"/>
            </w:r>
            <w:r w:rsidR="00A65051">
              <w:rPr>
                <w:noProof/>
                <w:webHidden/>
              </w:rPr>
              <w:t>7</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81" w:history="1">
            <w:r w:rsidR="00A65051" w:rsidRPr="00C629B5">
              <w:rPr>
                <w:rStyle w:val="Hyperlink"/>
                <w:noProof/>
              </w:rPr>
              <w:t>3.3 Produktschnittstellen</w:t>
            </w:r>
            <w:r w:rsidR="00A65051">
              <w:rPr>
                <w:noProof/>
                <w:webHidden/>
              </w:rPr>
              <w:tab/>
            </w:r>
            <w:r w:rsidR="00A65051">
              <w:rPr>
                <w:noProof/>
                <w:webHidden/>
              </w:rPr>
              <w:fldChar w:fldCharType="begin"/>
            </w:r>
            <w:r w:rsidR="00A65051">
              <w:rPr>
                <w:noProof/>
                <w:webHidden/>
              </w:rPr>
              <w:instrText xml:space="preserve"> PAGEREF _Toc440580181 \h </w:instrText>
            </w:r>
            <w:r w:rsidR="00A65051">
              <w:rPr>
                <w:noProof/>
                <w:webHidden/>
              </w:rPr>
            </w:r>
            <w:r w:rsidR="00A65051">
              <w:rPr>
                <w:noProof/>
                <w:webHidden/>
              </w:rPr>
              <w:fldChar w:fldCharType="separate"/>
            </w:r>
            <w:r w:rsidR="00A65051">
              <w:rPr>
                <w:noProof/>
                <w:webHidden/>
              </w:rPr>
              <w:t>7</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182" w:history="1">
            <w:r w:rsidR="00A65051" w:rsidRPr="00C629B5">
              <w:rPr>
                <w:rStyle w:val="Hyperlink"/>
                <w:noProof/>
              </w:rPr>
              <w:t>4. Funktionale Anforderungen</w:t>
            </w:r>
            <w:r w:rsidR="00A65051">
              <w:rPr>
                <w:noProof/>
                <w:webHidden/>
              </w:rPr>
              <w:tab/>
            </w:r>
            <w:r w:rsidR="00A65051">
              <w:rPr>
                <w:noProof/>
                <w:webHidden/>
              </w:rPr>
              <w:fldChar w:fldCharType="begin"/>
            </w:r>
            <w:r w:rsidR="00A65051">
              <w:rPr>
                <w:noProof/>
                <w:webHidden/>
              </w:rPr>
              <w:instrText xml:space="preserve"> PAGEREF _Toc440580182 \h </w:instrText>
            </w:r>
            <w:r w:rsidR="00A65051">
              <w:rPr>
                <w:noProof/>
                <w:webHidden/>
              </w:rPr>
            </w:r>
            <w:r w:rsidR="00A65051">
              <w:rPr>
                <w:noProof/>
                <w:webHidden/>
              </w:rPr>
              <w:fldChar w:fldCharType="separate"/>
            </w:r>
            <w:r w:rsidR="00A65051">
              <w:rPr>
                <w:noProof/>
                <w:webHidden/>
              </w:rPr>
              <w:t>8</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83" w:history="1">
            <w:r w:rsidR="00A65051" w:rsidRPr="00C629B5">
              <w:rPr>
                <w:rStyle w:val="Hyperlink"/>
                <w:noProof/>
              </w:rPr>
              <w:t>4.1 Dateibezogene Funktionalität</w:t>
            </w:r>
            <w:r w:rsidR="00A65051">
              <w:rPr>
                <w:noProof/>
                <w:webHidden/>
              </w:rPr>
              <w:tab/>
            </w:r>
            <w:r w:rsidR="00A65051">
              <w:rPr>
                <w:noProof/>
                <w:webHidden/>
              </w:rPr>
              <w:fldChar w:fldCharType="begin"/>
            </w:r>
            <w:r w:rsidR="00A65051">
              <w:rPr>
                <w:noProof/>
                <w:webHidden/>
              </w:rPr>
              <w:instrText xml:space="preserve"> PAGEREF _Toc440580183 \h </w:instrText>
            </w:r>
            <w:r w:rsidR="00A65051">
              <w:rPr>
                <w:noProof/>
                <w:webHidden/>
              </w:rPr>
            </w:r>
            <w:r w:rsidR="00A65051">
              <w:rPr>
                <w:noProof/>
                <w:webHidden/>
              </w:rPr>
              <w:fldChar w:fldCharType="separate"/>
            </w:r>
            <w:r w:rsidR="00A65051">
              <w:rPr>
                <w:noProof/>
                <w:webHidden/>
              </w:rPr>
              <w:t>8</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84" w:history="1">
            <w:r w:rsidR="00A65051" w:rsidRPr="00C629B5">
              <w:rPr>
                <w:rStyle w:val="Hyperlink"/>
                <w:noProof/>
              </w:rPr>
              <w:t>4.2 Pluginfenster</w:t>
            </w:r>
            <w:r w:rsidR="00A65051">
              <w:rPr>
                <w:noProof/>
                <w:webHidden/>
              </w:rPr>
              <w:tab/>
            </w:r>
            <w:r w:rsidR="00A65051">
              <w:rPr>
                <w:noProof/>
                <w:webHidden/>
              </w:rPr>
              <w:fldChar w:fldCharType="begin"/>
            </w:r>
            <w:r w:rsidR="00A65051">
              <w:rPr>
                <w:noProof/>
                <w:webHidden/>
              </w:rPr>
              <w:instrText xml:space="preserve"> PAGEREF _Toc440580184 \h </w:instrText>
            </w:r>
            <w:r w:rsidR="00A65051">
              <w:rPr>
                <w:noProof/>
                <w:webHidden/>
              </w:rPr>
            </w:r>
            <w:r w:rsidR="00A65051">
              <w:rPr>
                <w:noProof/>
                <w:webHidden/>
              </w:rPr>
              <w:fldChar w:fldCharType="separate"/>
            </w:r>
            <w:r w:rsidR="00A65051">
              <w:rPr>
                <w:noProof/>
                <w:webHidden/>
              </w:rPr>
              <w:t>8</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85" w:history="1">
            <w:r w:rsidR="00A65051" w:rsidRPr="00C629B5">
              <w:rPr>
                <w:rStyle w:val="Hyperlink"/>
                <w:noProof/>
              </w:rPr>
              <w:t>4.3 Speicherabfragen, Warnungen und Meldungen</w:t>
            </w:r>
            <w:r w:rsidR="00A65051">
              <w:rPr>
                <w:noProof/>
                <w:webHidden/>
              </w:rPr>
              <w:tab/>
            </w:r>
            <w:r w:rsidR="00A65051">
              <w:rPr>
                <w:noProof/>
                <w:webHidden/>
              </w:rPr>
              <w:fldChar w:fldCharType="begin"/>
            </w:r>
            <w:r w:rsidR="00A65051">
              <w:rPr>
                <w:noProof/>
                <w:webHidden/>
              </w:rPr>
              <w:instrText xml:space="preserve"> PAGEREF _Toc440580185 \h </w:instrText>
            </w:r>
            <w:r w:rsidR="00A65051">
              <w:rPr>
                <w:noProof/>
                <w:webHidden/>
              </w:rPr>
            </w:r>
            <w:r w:rsidR="00A65051">
              <w:rPr>
                <w:noProof/>
                <w:webHidden/>
              </w:rPr>
              <w:fldChar w:fldCharType="separate"/>
            </w:r>
            <w:r w:rsidR="00A65051">
              <w:rPr>
                <w:noProof/>
                <w:webHidden/>
              </w:rPr>
              <w:t>9</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86" w:history="1">
            <w:r w:rsidR="00A65051" w:rsidRPr="00C629B5">
              <w:rPr>
                <w:rStyle w:val="Hyperlink"/>
                <w:noProof/>
              </w:rPr>
              <w:t>4.4 Registerkarten</w:t>
            </w:r>
            <w:r w:rsidR="00A65051">
              <w:rPr>
                <w:noProof/>
                <w:webHidden/>
              </w:rPr>
              <w:tab/>
            </w:r>
            <w:r w:rsidR="00A65051">
              <w:rPr>
                <w:noProof/>
                <w:webHidden/>
              </w:rPr>
              <w:fldChar w:fldCharType="begin"/>
            </w:r>
            <w:r w:rsidR="00A65051">
              <w:rPr>
                <w:noProof/>
                <w:webHidden/>
              </w:rPr>
              <w:instrText xml:space="preserve"> PAGEREF _Toc440580186 \h </w:instrText>
            </w:r>
            <w:r w:rsidR="00A65051">
              <w:rPr>
                <w:noProof/>
                <w:webHidden/>
              </w:rPr>
            </w:r>
            <w:r w:rsidR="00A65051">
              <w:rPr>
                <w:noProof/>
                <w:webHidden/>
              </w:rPr>
              <w:fldChar w:fldCharType="separate"/>
            </w:r>
            <w:r w:rsidR="00A65051">
              <w:rPr>
                <w:noProof/>
                <w:webHidden/>
              </w:rPr>
              <w:t>9</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87" w:history="1">
            <w:r w:rsidR="00A65051" w:rsidRPr="00C629B5">
              <w:rPr>
                <w:rStyle w:val="Hyperlink"/>
                <w:noProof/>
              </w:rPr>
              <w:t>4.5 Darstellung von Elementen und Attributen</w:t>
            </w:r>
            <w:r w:rsidR="00A65051">
              <w:rPr>
                <w:noProof/>
                <w:webHidden/>
              </w:rPr>
              <w:tab/>
            </w:r>
            <w:r w:rsidR="00A65051">
              <w:rPr>
                <w:noProof/>
                <w:webHidden/>
              </w:rPr>
              <w:fldChar w:fldCharType="begin"/>
            </w:r>
            <w:r w:rsidR="00A65051">
              <w:rPr>
                <w:noProof/>
                <w:webHidden/>
              </w:rPr>
              <w:instrText xml:space="preserve"> PAGEREF _Toc440580187 \h </w:instrText>
            </w:r>
            <w:r w:rsidR="00A65051">
              <w:rPr>
                <w:noProof/>
                <w:webHidden/>
              </w:rPr>
            </w:r>
            <w:r w:rsidR="00A65051">
              <w:rPr>
                <w:noProof/>
                <w:webHidden/>
              </w:rPr>
              <w:fldChar w:fldCharType="separate"/>
            </w:r>
            <w:r w:rsidR="00A65051">
              <w:rPr>
                <w:noProof/>
                <w:webHidden/>
              </w:rPr>
              <w:t>10</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88" w:history="1">
            <w:r w:rsidR="00A65051" w:rsidRPr="00C629B5">
              <w:rPr>
                <w:rStyle w:val="Hyperlink"/>
                <w:noProof/>
              </w:rPr>
              <w:t>4.6 Darstellung und Funktionen der Hierarchie</w:t>
            </w:r>
            <w:r w:rsidR="00A65051">
              <w:rPr>
                <w:noProof/>
                <w:webHidden/>
              </w:rPr>
              <w:tab/>
            </w:r>
            <w:r w:rsidR="00A65051">
              <w:rPr>
                <w:noProof/>
                <w:webHidden/>
              </w:rPr>
              <w:fldChar w:fldCharType="begin"/>
            </w:r>
            <w:r w:rsidR="00A65051">
              <w:rPr>
                <w:noProof/>
                <w:webHidden/>
              </w:rPr>
              <w:instrText xml:space="preserve"> PAGEREF _Toc440580188 \h </w:instrText>
            </w:r>
            <w:r w:rsidR="00A65051">
              <w:rPr>
                <w:noProof/>
                <w:webHidden/>
              </w:rPr>
            </w:r>
            <w:r w:rsidR="00A65051">
              <w:rPr>
                <w:noProof/>
                <w:webHidden/>
              </w:rPr>
              <w:fldChar w:fldCharType="separate"/>
            </w:r>
            <w:r w:rsidR="00A65051">
              <w:rPr>
                <w:noProof/>
                <w:webHidden/>
              </w:rPr>
              <w:t>11</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89" w:history="1">
            <w:r w:rsidR="00A65051" w:rsidRPr="00C629B5">
              <w:rPr>
                <w:rStyle w:val="Hyperlink"/>
                <w:noProof/>
              </w:rPr>
              <w:t>4.7 Elemente und AML-Beziehungen</w:t>
            </w:r>
            <w:r w:rsidR="00A65051">
              <w:rPr>
                <w:noProof/>
                <w:webHidden/>
              </w:rPr>
              <w:tab/>
            </w:r>
            <w:r w:rsidR="00A65051">
              <w:rPr>
                <w:noProof/>
                <w:webHidden/>
              </w:rPr>
              <w:fldChar w:fldCharType="begin"/>
            </w:r>
            <w:r w:rsidR="00A65051">
              <w:rPr>
                <w:noProof/>
                <w:webHidden/>
              </w:rPr>
              <w:instrText xml:space="preserve"> PAGEREF _Toc440580189 \h </w:instrText>
            </w:r>
            <w:r w:rsidR="00A65051">
              <w:rPr>
                <w:noProof/>
                <w:webHidden/>
              </w:rPr>
            </w:r>
            <w:r w:rsidR="00A65051">
              <w:rPr>
                <w:noProof/>
                <w:webHidden/>
              </w:rPr>
              <w:fldChar w:fldCharType="separate"/>
            </w:r>
            <w:r w:rsidR="00A65051">
              <w:rPr>
                <w:noProof/>
                <w:webHidden/>
              </w:rPr>
              <w:t>11</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90" w:history="1">
            <w:r w:rsidR="00A65051" w:rsidRPr="00C629B5">
              <w:rPr>
                <w:rStyle w:val="Hyperlink"/>
                <w:noProof/>
              </w:rPr>
              <w:t>4.8 AML Editor</w:t>
            </w:r>
            <w:r w:rsidR="00A65051">
              <w:rPr>
                <w:noProof/>
                <w:webHidden/>
              </w:rPr>
              <w:tab/>
            </w:r>
            <w:r w:rsidR="00A65051">
              <w:rPr>
                <w:noProof/>
                <w:webHidden/>
              </w:rPr>
              <w:fldChar w:fldCharType="begin"/>
            </w:r>
            <w:r w:rsidR="00A65051">
              <w:rPr>
                <w:noProof/>
                <w:webHidden/>
              </w:rPr>
              <w:instrText xml:space="preserve"> PAGEREF _Toc440580190 \h </w:instrText>
            </w:r>
            <w:r w:rsidR="00A65051">
              <w:rPr>
                <w:noProof/>
                <w:webHidden/>
              </w:rPr>
            </w:r>
            <w:r w:rsidR="00A65051">
              <w:rPr>
                <w:noProof/>
                <w:webHidden/>
              </w:rPr>
              <w:fldChar w:fldCharType="separate"/>
            </w:r>
            <w:r w:rsidR="00A65051">
              <w:rPr>
                <w:noProof/>
                <w:webHidden/>
              </w:rPr>
              <w:t>12</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91" w:history="1">
            <w:r w:rsidR="00A65051" w:rsidRPr="00C629B5">
              <w:rPr>
                <w:rStyle w:val="Hyperlink"/>
                <w:noProof/>
              </w:rPr>
              <w:t>4.9 Konsistenzen</w:t>
            </w:r>
            <w:r w:rsidR="00A65051">
              <w:rPr>
                <w:noProof/>
                <w:webHidden/>
              </w:rPr>
              <w:tab/>
            </w:r>
            <w:r w:rsidR="00A65051">
              <w:rPr>
                <w:noProof/>
                <w:webHidden/>
              </w:rPr>
              <w:fldChar w:fldCharType="begin"/>
            </w:r>
            <w:r w:rsidR="00A65051">
              <w:rPr>
                <w:noProof/>
                <w:webHidden/>
              </w:rPr>
              <w:instrText xml:space="preserve"> PAGEREF _Toc440580191 \h </w:instrText>
            </w:r>
            <w:r w:rsidR="00A65051">
              <w:rPr>
                <w:noProof/>
                <w:webHidden/>
              </w:rPr>
            </w:r>
            <w:r w:rsidR="00A65051">
              <w:rPr>
                <w:noProof/>
                <w:webHidden/>
              </w:rPr>
              <w:fldChar w:fldCharType="separate"/>
            </w:r>
            <w:r w:rsidR="00A65051">
              <w:rPr>
                <w:noProof/>
                <w:webHidden/>
              </w:rPr>
              <w:t>12</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192" w:history="1">
            <w:r w:rsidR="00A65051" w:rsidRPr="00C629B5">
              <w:rPr>
                <w:rStyle w:val="Hyperlink"/>
                <w:noProof/>
              </w:rPr>
              <w:t>5. Produktdaten</w:t>
            </w:r>
            <w:r w:rsidR="00A65051">
              <w:rPr>
                <w:noProof/>
                <w:webHidden/>
              </w:rPr>
              <w:tab/>
            </w:r>
            <w:r w:rsidR="00A65051">
              <w:rPr>
                <w:noProof/>
                <w:webHidden/>
              </w:rPr>
              <w:fldChar w:fldCharType="begin"/>
            </w:r>
            <w:r w:rsidR="00A65051">
              <w:rPr>
                <w:noProof/>
                <w:webHidden/>
              </w:rPr>
              <w:instrText xml:space="preserve"> PAGEREF _Toc440580192 \h </w:instrText>
            </w:r>
            <w:r w:rsidR="00A65051">
              <w:rPr>
                <w:noProof/>
                <w:webHidden/>
              </w:rPr>
            </w:r>
            <w:r w:rsidR="00A65051">
              <w:rPr>
                <w:noProof/>
                <w:webHidden/>
              </w:rPr>
              <w:fldChar w:fldCharType="separate"/>
            </w:r>
            <w:r w:rsidR="00A65051">
              <w:rPr>
                <w:noProof/>
                <w:webHidden/>
              </w:rPr>
              <w:t>13</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93" w:history="1">
            <w:r w:rsidR="00A65051" w:rsidRPr="00C629B5">
              <w:rPr>
                <w:rStyle w:val="Hyperlink"/>
                <w:noProof/>
              </w:rPr>
              <w:t>5.1 Temporäre Daten</w:t>
            </w:r>
            <w:r w:rsidR="00A65051">
              <w:rPr>
                <w:noProof/>
                <w:webHidden/>
              </w:rPr>
              <w:tab/>
            </w:r>
            <w:r w:rsidR="00A65051">
              <w:rPr>
                <w:noProof/>
                <w:webHidden/>
              </w:rPr>
              <w:fldChar w:fldCharType="begin"/>
            </w:r>
            <w:r w:rsidR="00A65051">
              <w:rPr>
                <w:noProof/>
                <w:webHidden/>
              </w:rPr>
              <w:instrText xml:space="preserve"> PAGEREF _Toc440580193 \h </w:instrText>
            </w:r>
            <w:r w:rsidR="00A65051">
              <w:rPr>
                <w:noProof/>
                <w:webHidden/>
              </w:rPr>
            </w:r>
            <w:r w:rsidR="00A65051">
              <w:rPr>
                <w:noProof/>
                <w:webHidden/>
              </w:rPr>
              <w:fldChar w:fldCharType="separate"/>
            </w:r>
            <w:r w:rsidR="00A65051">
              <w:rPr>
                <w:noProof/>
                <w:webHidden/>
              </w:rPr>
              <w:t>13</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94" w:history="1">
            <w:r w:rsidR="00A65051" w:rsidRPr="00C629B5">
              <w:rPr>
                <w:rStyle w:val="Hyperlink"/>
                <w:noProof/>
              </w:rPr>
              <w:t>5.2 Projektdatei</w:t>
            </w:r>
            <w:r w:rsidR="00A65051">
              <w:rPr>
                <w:noProof/>
                <w:webHidden/>
              </w:rPr>
              <w:tab/>
            </w:r>
            <w:r w:rsidR="00A65051">
              <w:rPr>
                <w:noProof/>
                <w:webHidden/>
              </w:rPr>
              <w:fldChar w:fldCharType="begin"/>
            </w:r>
            <w:r w:rsidR="00A65051">
              <w:rPr>
                <w:noProof/>
                <w:webHidden/>
              </w:rPr>
              <w:instrText xml:space="preserve"> PAGEREF _Toc440580194 \h </w:instrText>
            </w:r>
            <w:r w:rsidR="00A65051">
              <w:rPr>
                <w:noProof/>
                <w:webHidden/>
              </w:rPr>
            </w:r>
            <w:r w:rsidR="00A65051">
              <w:rPr>
                <w:noProof/>
                <w:webHidden/>
              </w:rPr>
              <w:fldChar w:fldCharType="separate"/>
            </w:r>
            <w:r w:rsidR="00A65051">
              <w:rPr>
                <w:noProof/>
                <w:webHidden/>
              </w:rPr>
              <w:t>13</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95" w:history="1">
            <w:r w:rsidR="00A65051" w:rsidRPr="00C629B5">
              <w:rPr>
                <w:rStyle w:val="Hyperlink"/>
                <w:noProof/>
              </w:rPr>
              <w:t>5.3 Konfigurationsdatei</w:t>
            </w:r>
            <w:r w:rsidR="00A65051">
              <w:rPr>
                <w:noProof/>
                <w:webHidden/>
              </w:rPr>
              <w:tab/>
            </w:r>
            <w:r w:rsidR="00A65051">
              <w:rPr>
                <w:noProof/>
                <w:webHidden/>
              </w:rPr>
              <w:fldChar w:fldCharType="begin"/>
            </w:r>
            <w:r w:rsidR="00A65051">
              <w:rPr>
                <w:noProof/>
                <w:webHidden/>
              </w:rPr>
              <w:instrText xml:space="preserve"> PAGEREF _Toc440580195 \h </w:instrText>
            </w:r>
            <w:r w:rsidR="00A65051">
              <w:rPr>
                <w:noProof/>
                <w:webHidden/>
              </w:rPr>
            </w:r>
            <w:r w:rsidR="00A65051">
              <w:rPr>
                <w:noProof/>
                <w:webHidden/>
              </w:rPr>
              <w:fldChar w:fldCharType="separate"/>
            </w:r>
            <w:r w:rsidR="00A65051">
              <w:rPr>
                <w:noProof/>
                <w:webHidden/>
              </w:rPr>
              <w:t>13</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96" w:history="1">
            <w:r w:rsidR="00A65051" w:rsidRPr="00C629B5">
              <w:rPr>
                <w:rStyle w:val="Hyperlink"/>
                <w:noProof/>
              </w:rPr>
              <w:t>5.4 AML-Datei</w:t>
            </w:r>
            <w:r w:rsidR="00A65051">
              <w:rPr>
                <w:noProof/>
                <w:webHidden/>
              </w:rPr>
              <w:tab/>
            </w:r>
            <w:r w:rsidR="00A65051">
              <w:rPr>
                <w:noProof/>
                <w:webHidden/>
              </w:rPr>
              <w:fldChar w:fldCharType="begin"/>
            </w:r>
            <w:r w:rsidR="00A65051">
              <w:rPr>
                <w:noProof/>
                <w:webHidden/>
              </w:rPr>
              <w:instrText xml:space="preserve"> PAGEREF _Toc440580196 \h </w:instrText>
            </w:r>
            <w:r w:rsidR="00A65051">
              <w:rPr>
                <w:noProof/>
                <w:webHidden/>
              </w:rPr>
            </w:r>
            <w:r w:rsidR="00A65051">
              <w:rPr>
                <w:noProof/>
                <w:webHidden/>
              </w:rPr>
              <w:fldChar w:fldCharType="separate"/>
            </w:r>
            <w:r w:rsidR="00A65051">
              <w:rPr>
                <w:noProof/>
                <w:webHidden/>
              </w:rPr>
              <w:t>13</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197" w:history="1">
            <w:r w:rsidR="00A65051" w:rsidRPr="00C629B5">
              <w:rPr>
                <w:rStyle w:val="Hyperlink"/>
                <w:noProof/>
              </w:rPr>
              <w:t>6. Nichtfunktionale Anforderungen</w:t>
            </w:r>
            <w:r w:rsidR="00A65051">
              <w:rPr>
                <w:noProof/>
                <w:webHidden/>
              </w:rPr>
              <w:tab/>
            </w:r>
            <w:r w:rsidR="00A65051">
              <w:rPr>
                <w:noProof/>
                <w:webHidden/>
              </w:rPr>
              <w:fldChar w:fldCharType="begin"/>
            </w:r>
            <w:r w:rsidR="00A65051">
              <w:rPr>
                <w:noProof/>
                <w:webHidden/>
              </w:rPr>
              <w:instrText xml:space="preserve"> PAGEREF _Toc440580197 \h </w:instrText>
            </w:r>
            <w:r w:rsidR="00A65051">
              <w:rPr>
                <w:noProof/>
                <w:webHidden/>
              </w:rPr>
            </w:r>
            <w:r w:rsidR="00A65051">
              <w:rPr>
                <w:noProof/>
                <w:webHidden/>
              </w:rPr>
              <w:fldChar w:fldCharType="separate"/>
            </w:r>
            <w:r w:rsidR="00A65051">
              <w:rPr>
                <w:noProof/>
                <w:webHidden/>
              </w:rPr>
              <w:t>15</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198" w:history="1">
            <w:r w:rsidR="00A65051" w:rsidRPr="00C629B5">
              <w:rPr>
                <w:rStyle w:val="Hyperlink"/>
                <w:noProof/>
              </w:rPr>
              <w:t>7. Globale Testfälle</w:t>
            </w:r>
            <w:r w:rsidR="00A65051">
              <w:rPr>
                <w:noProof/>
                <w:webHidden/>
              </w:rPr>
              <w:tab/>
            </w:r>
            <w:r w:rsidR="00A65051">
              <w:rPr>
                <w:noProof/>
                <w:webHidden/>
              </w:rPr>
              <w:fldChar w:fldCharType="begin"/>
            </w:r>
            <w:r w:rsidR="00A65051">
              <w:rPr>
                <w:noProof/>
                <w:webHidden/>
              </w:rPr>
              <w:instrText xml:space="preserve"> PAGEREF _Toc440580198 \h </w:instrText>
            </w:r>
            <w:r w:rsidR="00A65051">
              <w:rPr>
                <w:noProof/>
                <w:webHidden/>
              </w:rPr>
            </w:r>
            <w:r w:rsidR="00A65051">
              <w:rPr>
                <w:noProof/>
                <w:webHidden/>
              </w:rPr>
              <w:fldChar w:fldCharType="separate"/>
            </w:r>
            <w:r w:rsidR="00A65051">
              <w:rPr>
                <w:noProof/>
                <w:webHidden/>
              </w:rPr>
              <w:t>17</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199" w:history="1">
            <w:r w:rsidR="00A65051" w:rsidRPr="00C629B5">
              <w:rPr>
                <w:rStyle w:val="Hyperlink"/>
                <w:noProof/>
              </w:rPr>
              <w:t>7.1 Testfälle für funktionale Anforderungen</w:t>
            </w:r>
            <w:r w:rsidR="00A65051">
              <w:rPr>
                <w:noProof/>
                <w:webHidden/>
              </w:rPr>
              <w:tab/>
            </w:r>
            <w:r w:rsidR="00A65051">
              <w:rPr>
                <w:noProof/>
                <w:webHidden/>
              </w:rPr>
              <w:fldChar w:fldCharType="begin"/>
            </w:r>
            <w:r w:rsidR="00A65051">
              <w:rPr>
                <w:noProof/>
                <w:webHidden/>
              </w:rPr>
              <w:instrText xml:space="preserve"> PAGEREF _Toc440580199 \h </w:instrText>
            </w:r>
            <w:r w:rsidR="00A65051">
              <w:rPr>
                <w:noProof/>
                <w:webHidden/>
              </w:rPr>
            </w:r>
            <w:r w:rsidR="00A65051">
              <w:rPr>
                <w:noProof/>
                <w:webHidden/>
              </w:rPr>
              <w:fldChar w:fldCharType="separate"/>
            </w:r>
            <w:r w:rsidR="00A65051">
              <w:rPr>
                <w:noProof/>
                <w:webHidden/>
              </w:rPr>
              <w:t>17</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200" w:history="1">
            <w:r w:rsidR="00A65051" w:rsidRPr="00C629B5">
              <w:rPr>
                <w:rStyle w:val="Hyperlink"/>
                <w:noProof/>
              </w:rPr>
              <w:t>8. Systemmodelle</w:t>
            </w:r>
            <w:r w:rsidR="00A65051">
              <w:rPr>
                <w:noProof/>
                <w:webHidden/>
              </w:rPr>
              <w:tab/>
            </w:r>
            <w:r w:rsidR="00A65051">
              <w:rPr>
                <w:noProof/>
                <w:webHidden/>
              </w:rPr>
              <w:fldChar w:fldCharType="begin"/>
            </w:r>
            <w:r w:rsidR="00A65051">
              <w:rPr>
                <w:noProof/>
                <w:webHidden/>
              </w:rPr>
              <w:instrText xml:space="preserve"> PAGEREF _Toc440580200 \h </w:instrText>
            </w:r>
            <w:r w:rsidR="00A65051">
              <w:rPr>
                <w:noProof/>
                <w:webHidden/>
              </w:rPr>
            </w:r>
            <w:r w:rsidR="00A65051">
              <w:rPr>
                <w:noProof/>
                <w:webHidden/>
              </w:rPr>
              <w:fldChar w:fldCharType="separate"/>
            </w:r>
            <w:r w:rsidR="00A65051">
              <w:rPr>
                <w:noProof/>
                <w:webHidden/>
              </w:rPr>
              <w:t>20</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201" w:history="1">
            <w:r w:rsidR="00A65051" w:rsidRPr="00C629B5">
              <w:rPr>
                <w:rStyle w:val="Hyperlink"/>
                <w:noProof/>
              </w:rPr>
              <w:t>8.1 Szenario (gestützt auf „SecPnW_Industriewaschmaschine.aml“)</w:t>
            </w:r>
            <w:r w:rsidR="00A65051">
              <w:rPr>
                <w:noProof/>
                <w:webHidden/>
              </w:rPr>
              <w:tab/>
            </w:r>
            <w:r w:rsidR="00A65051">
              <w:rPr>
                <w:noProof/>
                <w:webHidden/>
              </w:rPr>
              <w:fldChar w:fldCharType="begin"/>
            </w:r>
            <w:r w:rsidR="00A65051">
              <w:rPr>
                <w:noProof/>
                <w:webHidden/>
              </w:rPr>
              <w:instrText xml:space="preserve"> PAGEREF _Toc440580201 \h </w:instrText>
            </w:r>
            <w:r w:rsidR="00A65051">
              <w:rPr>
                <w:noProof/>
                <w:webHidden/>
              </w:rPr>
            </w:r>
            <w:r w:rsidR="00A65051">
              <w:rPr>
                <w:noProof/>
                <w:webHidden/>
              </w:rPr>
              <w:fldChar w:fldCharType="separate"/>
            </w:r>
            <w:r w:rsidR="00A65051">
              <w:rPr>
                <w:noProof/>
                <w:webHidden/>
              </w:rPr>
              <w:t>20</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202" w:history="1">
            <w:r w:rsidR="00A65051" w:rsidRPr="00C629B5">
              <w:rPr>
                <w:rStyle w:val="Hyperlink"/>
                <w:noProof/>
              </w:rPr>
              <w:t>8.2 Anwendungsfalldiagramm</w:t>
            </w:r>
            <w:r w:rsidR="00A65051">
              <w:rPr>
                <w:noProof/>
                <w:webHidden/>
              </w:rPr>
              <w:tab/>
            </w:r>
            <w:r w:rsidR="00A65051">
              <w:rPr>
                <w:noProof/>
                <w:webHidden/>
              </w:rPr>
              <w:fldChar w:fldCharType="begin"/>
            </w:r>
            <w:r w:rsidR="00A65051">
              <w:rPr>
                <w:noProof/>
                <w:webHidden/>
              </w:rPr>
              <w:instrText xml:space="preserve"> PAGEREF _Toc440580202 \h </w:instrText>
            </w:r>
            <w:r w:rsidR="00A65051">
              <w:rPr>
                <w:noProof/>
                <w:webHidden/>
              </w:rPr>
            </w:r>
            <w:r w:rsidR="00A65051">
              <w:rPr>
                <w:noProof/>
                <w:webHidden/>
              </w:rPr>
              <w:fldChar w:fldCharType="separate"/>
            </w:r>
            <w:r w:rsidR="00A65051">
              <w:rPr>
                <w:noProof/>
                <w:webHidden/>
              </w:rPr>
              <w:t>20</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203" w:history="1">
            <w:r w:rsidR="00A65051" w:rsidRPr="00C629B5">
              <w:rPr>
                <w:rStyle w:val="Hyperlink"/>
                <w:noProof/>
              </w:rPr>
              <w:t>8.3 Skizzen der grafischen Benutzeroberfläche</w:t>
            </w:r>
            <w:r w:rsidR="00A65051">
              <w:rPr>
                <w:noProof/>
                <w:webHidden/>
              </w:rPr>
              <w:tab/>
            </w:r>
            <w:r w:rsidR="00A65051">
              <w:rPr>
                <w:noProof/>
                <w:webHidden/>
              </w:rPr>
              <w:fldChar w:fldCharType="begin"/>
            </w:r>
            <w:r w:rsidR="00A65051">
              <w:rPr>
                <w:noProof/>
                <w:webHidden/>
              </w:rPr>
              <w:instrText xml:space="preserve"> PAGEREF _Toc440580203 \h </w:instrText>
            </w:r>
            <w:r w:rsidR="00A65051">
              <w:rPr>
                <w:noProof/>
                <w:webHidden/>
              </w:rPr>
            </w:r>
            <w:r w:rsidR="00A65051">
              <w:rPr>
                <w:noProof/>
                <w:webHidden/>
              </w:rPr>
              <w:fldChar w:fldCharType="separate"/>
            </w:r>
            <w:r w:rsidR="00A65051">
              <w:rPr>
                <w:noProof/>
                <w:webHidden/>
              </w:rPr>
              <w:t>21</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204" w:history="1">
            <w:r w:rsidR="00A65051" w:rsidRPr="00C629B5">
              <w:rPr>
                <w:rStyle w:val="Hyperlink"/>
                <w:noProof/>
              </w:rPr>
              <w:t>9. Anhang</w:t>
            </w:r>
            <w:r w:rsidR="00A65051">
              <w:rPr>
                <w:noProof/>
                <w:webHidden/>
              </w:rPr>
              <w:tab/>
            </w:r>
            <w:r w:rsidR="00A65051">
              <w:rPr>
                <w:noProof/>
                <w:webHidden/>
              </w:rPr>
              <w:fldChar w:fldCharType="begin"/>
            </w:r>
            <w:r w:rsidR="00A65051">
              <w:rPr>
                <w:noProof/>
                <w:webHidden/>
              </w:rPr>
              <w:instrText xml:space="preserve"> PAGEREF _Toc440580204 \h </w:instrText>
            </w:r>
            <w:r w:rsidR="00A65051">
              <w:rPr>
                <w:noProof/>
                <w:webHidden/>
              </w:rPr>
            </w:r>
            <w:r w:rsidR="00A65051">
              <w:rPr>
                <w:noProof/>
                <w:webHidden/>
              </w:rPr>
              <w:fldChar w:fldCharType="separate"/>
            </w:r>
            <w:r w:rsidR="00A65051">
              <w:rPr>
                <w:noProof/>
                <w:webHidden/>
              </w:rPr>
              <w:t>25</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205" w:history="1">
            <w:r w:rsidR="00A65051" w:rsidRPr="00C629B5">
              <w:rPr>
                <w:rStyle w:val="Hyperlink"/>
                <w:noProof/>
              </w:rPr>
              <w:t>10. Glossar</w:t>
            </w:r>
            <w:r w:rsidR="00A65051">
              <w:rPr>
                <w:noProof/>
                <w:webHidden/>
              </w:rPr>
              <w:tab/>
            </w:r>
            <w:r w:rsidR="00A65051">
              <w:rPr>
                <w:noProof/>
                <w:webHidden/>
              </w:rPr>
              <w:fldChar w:fldCharType="begin"/>
            </w:r>
            <w:r w:rsidR="00A65051">
              <w:rPr>
                <w:noProof/>
                <w:webHidden/>
              </w:rPr>
              <w:instrText xml:space="preserve"> PAGEREF _Toc440580205 \h </w:instrText>
            </w:r>
            <w:r w:rsidR="00A65051">
              <w:rPr>
                <w:noProof/>
                <w:webHidden/>
              </w:rPr>
            </w:r>
            <w:r w:rsidR="00A65051">
              <w:rPr>
                <w:noProof/>
                <w:webHidden/>
              </w:rPr>
              <w:fldChar w:fldCharType="separate"/>
            </w:r>
            <w:r w:rsidR="00A65051">
              <w:rPr>
                <w:noProof/>
                <w:webHidden/>
              </w:rPr>
              <w:t>32</w:t>
            </w:r>
            <w:r w:rsidR="00A65051">
              <w:rPr>
                <w:noProof/>
                <w:webHidden/>
              </w:rPr>
              <w:fldChar w:fldCharType="end"/>
            </w:r>
          </w:hyperlink>
        </w:p>
        <w:p w:rsidR="00A65051" w:rsidRDefault="0020783E">
          <w:pPr>
            <w:pStyle w:val="Verzeichnis1"/>
            <w:tabs>
              <w:tab w:val="right" w:leader="dot" w:pos="9019"/>
            </w:tabs>
            <w:rPr>
              <w:rFonts w:asciiTheme="minorHAnsi" w:eastAsiaTheme="minorEastAsia" w:hAnsiTheme="minorHAnsi" w:cstheme="minorBidi"/>
              <w:noProof/>
              <w:color w:val="auto"/>
            </w:rPr>
          </w:pPr>
          <w:hyperlink w:anchor="_Toc440580206" w:history="1">
            <w:r w:rsidR="00A65051" w:rsidRPr="00C629B5">
              <w:rPr>
                <w:rStyle w:val="Hyperlink"/>
                <w:noProof/>
              </w:rPr>
              <w:t>11. Quellennachweis</w:t>
            </w:r>
            <w:r w:rsidR="00A65051">
              <w:rPr>
                <w:noProof/>
                <w:webHidden/>
              </w:rPr>
              <w:tab/>
            </w:r>
            <w:r w:rsidR="00A65051">
              <w:rPr>
                <w:noProof/>
                <w:webHidden/>
              </w:rPr>
              <w:fldChar w:fldCharType="begin"/>
            </w:r>
            <w:r w:rsidR="00A65051">
              <w:rPr>
                <w:noProof/>
                <w:webHidden/>
              </w:rPr>
              <w:instrText xml:space="preserve"> PAGEREF _Toc440580206 \h </w:instrText>
            </w:r>
            <w:r w:rsidR="00A65051">
              <w:rPr>
                <w:noProof/>
                <w:webHidden/>
              </w:rPr>
            </w:r>
            <w:r w:rsidR="00A65051">
              <w:rPr>
                <w:noProof/>
                <w:webHidden/>
              </w:rPr>
              <w:fldChar w:fldCharType="separate"/>
            </w:r>
            <w:r w:rsidR="00A65051">
              <w:rPr>
                <w:noProof/>
                <w:webHidden/>
              </w:rPr>
              <w:t>35</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207" w:history="1">
            <w:r w:rsidR="00A65051" w:rsidRPr="00C629B5">
              <w:rPr>
                <w:rStyle w:val="Hyperlink"/>
                <w:noProof/>
              </w:rPr>
              <w:t>Textquellen</w:t>
            </w:r>
            <w:r w:rsidR="00A65051">
              <w:rPr>
                <w:noProof/>
                <w:webHidden/>
              </w:rPr>
              <w:tab/>
            </w:r>
            <w:r w:rsidR="00A65051">
              <w:rPr>
                <w:noProof/>
                <w:webHidden/>
              </w:rPr>
              <w:fldChar w:fldCharType="begin"/>
            </w:r>
            <w:r w:rsidR="00A65051">
              <w:rPr>
                <w:noProof/>
                <w:webHidden/>
              </w:rPr>
              <w:instrText xml:space="preserve"> PAGEREF _Toc440580207 \h </w:instrText>
            </w:r>
            <w:r w:rsidR="00A65051">
              <w:rPr>
                <w:noProof/>
                <w:webHidden/>
              </w:rPr>
            </w:r>
            <w:r w:rsidR="00A65051">
              <w:rPr>
                <w:noProof/>
                <w:webHidden/>
              </w:rPr>
              <w:fldChar w:fldCharType="separate"/>
            </w:r>
            <w:r w:rsidR="00A65051">
              <w:rPr>
                <w:noProof/>
                <w:webHidden/>
              </w:rPr>
              <w:t>35</w:t>
            </w:r>
            <w:r w:rsidR="00A65051">
              <w:rPr>
                <w:noProof/>
                <w:webHidden/>
              </w:rPr>
              <w:fldChar w:fldCharType="end"/>
            </w:r>
          </w:hyperlink>
        </w:p>
        <w:p w:rsidR="00A65051" w:rsidRDefault="0020783E">
          <w:pPr>
            <w:pStyle w:val="Verzeichnis2"/>
            <w:tabs>
              <w:tab w:val="right" w:leader="dot" w:pos="9019"/>
            </w:tabs>
            <w:rPr>
              <w:rFonts w:asciiTheme="minorHAnsi" w:eastAsiaTheme="minorEastAsia" w:hAnsiTheme="minorHAnsi" w:cstheme="minorBidi"/>
              <w:noProof/>
              <w:color w:val="auto"/>
            </w:rPr>
          </w:pPr>
          <w:hyperlink w:anchor="_Toc440580208" w:history="1">
            <w:r w:rsidR="00A65051" w:rsidRPr="00C629B5">
              <w:rPr>
                <w:rStyle w:val="Hyperlink"/>
                <w:noProof/>
              </w:rPr>
              <w:t>Bildquellen</w:t>
            </w:r>
            <w:r w:rsidR="00A65051">
              <w:rPr>
                <w:noProof/>
                <w:webHidden/>
              </w:rPr>
              <w:tab/>
            </w:r>
            <w:r w:rsidR="00A65051">
              <w:rPr>
                <w:noProof/>
                <w:webHidden/>
              </w:rPr>
              <w:fldChar w:fldCharType="begin"/>
            </w:r>
            <w:r w:rsidR="00A65051">
              <w:rPr>
                <w:noProof/>
                <w:webHidden/>
              </w:rPr>
              <w:instrText xml:space="preserve"> PAGEREF _Toc440580208 \h </w:instrText>
            </w:r>
            <w:r w:rsidR="00A65051">
              <w:rPr>
                <w:noProof/>
                <w:webHidden/>
              </w:rPr>
            </w:r>
            <w:r w:rsidR="00A65051">
              <w:rPr>
                <w:noProof/>
                <w:webHidden/>
              </w:rPr>
              <w:fldChar w:fldCharType="separate"/>
            </w:r>
            <w:r w:rsidR="00A65051">
              <w:rPr>
                <w:noProof/>
                <w:webHidden/>
              </w:rPr>
              <w:t>35</w:t>
            </w:r>
            <w:r w:rsidR="00A65051">
              <w:rPr>
                <w:noProof/>
                <w:webHidden/>
              </w:rPr>
              <w:fldChar w:fldCharType="end"/>
            </w:r>
          </w:hyperlink>
        </w:p>
        <w:p w:rsidR="00750C7F" w:rsidRDefault="00750C7F">
          <w:r>
            <w:rPr>
              <w:b/>
              <w:bCs/>
            </w:rPr>
            <w:fldChar w:fldCharType="end"/>
          </w:r>
        </w:p>
      </w:sdtContent>
    </w:sdt>
    <w:p w:rsidR="009D5B5D" w:rsidRDefault="009D5B5D">
      <w:pPr>
        <w:pStyle w:val="berschrift1"/>
        <w:spacing w:line="240" w:lineRule="auto"/>
        <w:contextualSpacing w:val="0"/>
      </w:pPr>
      <w:bookmarkStart w:id="14" w:name="h.vo0l9nvugbng" w:colFirst="0" w:colLast="0"/>
      <w:bookmarkEnd w:id="14"/>
      <w:r>
        <w:br w:type="page"/>
      </w:r>
    </w:p>
    <w:p w:rsidR="00504BBA" w:rsidRDefault="00750C7F">
      <w:pPr>
        <w:pStyle w:val="berschrift1"/>
        <w:spacing w:line="240" w:lineRule="auto"/>
        <w:contextualSpacing w:val="0"/>
      </w:pPr>
      <w:bookmarkStart w:id="15" w:name="_Toc440580166"/>
      <w:r>
        <w:lastRenderedPageBreak/>
        <w:t>Einführung</w:t>
      </w:r>
      <w:bookmarkEnd w:id="15"/>
    </w:p>
    <w:p w:rsidR="00504BBA" w:rsidRDefault="00750C7F">
      <w:pPr>
        <w:pStyle w:val="berschrift2"/>
        <w:spacing w:line="240" w:lineRule="auto"/>
        <w:contextualSpacing w:val="0"/>
      </w:pPr>
      <w:bookmarkStart w:id="16" w:name="h.bfkwp0av0xk2" w:colFirst="0" w:colLast="0"/>
      <w:bookmarkStart w:id="17" w:name="_Toc440580167"/>
      <w:bookmarkEnd w:id="16"/>
      <w:r>
        <w:t>Problemstellung</w:t>
      </w:r>
      <w:bookmarkEnd w:id="17"/>
    </w:p>
    <w:p w:rsidR="00504BBA" w:rsidRDefault="00750C7F">
      <w:pPr>
        <w:spacing w:line="240" w:lineRule="auto"/>
      </w:pPr>
      <w:r>
        <w:t xml:space="preserve">Produzierende Unternehmen sind stets bemüht, Produkte höchster Qualität mit möglichst geringen Kosten anzubieten und hierbei möglichst hohe Produktionsraten zu erreichen, um einen hohen Profit einzufahren. </w:t>
      </w:r>
    </w:p>
    <w:p w:rsidR="00504BBA" w:rsidRDefault="00750C7F">
      <w:pPr>
        <w:spacing w:line="240" w:lineRule="auto"/>
      </w:pPr>
      <w:r>
        <w:t xml:space="preserve">Produktionssysteme, das Produkt selbst, die Unternehmensverwaltung, Teile der Unternehmensinfrastruktur oder auch technologische und logistische Prozessen unterliegen einem konstanten Wandel und veralten. Dies stellt Unternehmen vor besondere Herausforderungen, da derartige Veränderungen, die oft zuerst beim Kunden oder Zulieferern auftreten, möglichst umgehend festgestellt und entsprechend adressiert werden sollten. Dies bedeutet nicht selten, Restrukturierungen in den zuvor genannten Bereichen des Unternehmens oder der Produktion zu implementieren. </w:t>
      </w:r>
    </w:p>
    <w:p w:rsidR="00504BBA" w:rsidRDefault="00750C7F">
      <w:pPr>
        <w:spacing w:line="240" w:lineRule="auto"/>
      </w:pPr>
      <w:r>
        <w:t xml:space="preserve">Traditionell wird eine Änderung manuell durchgeführt, was in vielen Fällen zu einer Unterbrechung der Produktion und folglich einem Einbruch in den Einnahmen führt. </w:t>
      </w:r>
    </w:p>
    <w:p w:rsidR="00504BBA" w:rsidRDefault="00750C7F">
      <w:pPr>
        <w:pStyle w:val="berschrift2"/>
        <w:spacing w:line="240" w:lineRule="auto"/>
        <w:contextualSpacing w:val="0"/>
      </w:pPr>
      <w:bookmarkStart w:id="18" w:name="h.ebggjsonf66v" w:colFirst="0" w:colLast="0"/>
      <w:bookmarkStart w:id="19" w:name="_Toc440580168"/>
      <w:bookmarkEnd w:id="18"/>
      <w:r>
        <w:t>Lösungsansatz</w:t>
      </w:r>
      <w:bookmarkEnd w:id="19"/>
    </w:p>
    <w:p w:rsidR="00504BBA" w:rsidRDefault="00750C7F">
      <w:pPr>
        <w:spacing w:line="240" w:lineRule="auto"/>
      </w:pPr>
      <w:r>
        <w:t xml:space="preserve">Industrie 4.0! Durch cyber-physische Subsysteme, in denen Komponenten kommunizieren und unabhängige Entscheidungen treffen, kann das System zu einer autonomen Einheit werden, die Daten aus der Produktion sammelt, eine Echtzeitdarstellung des Status in der Produktion liefert und Fehler diagnostizieren kann. Eine “smart </w:t>
      </w:r>
      <w:proofErr w:type="spellStart"/>
      <w:r>
        <w:t>factory</w:t>
      </w:r>
      <w:proofErr w:type="spellEnd"/>
      <w:r>
        <w:t>”, wie derartige Produktionsstätten bezeichnet werden, ist im Stande, Sektoren autonom zu modifizieren, ohne die übrigen Einheiten zu berühren.</w:t>
      </w:r>
    </w:p>
    <w:p w:rsidR="00504BBA" w:rsidRDefault="00504BBA">
      <w:pPr>
        <w:spacing w:line="240" w:lineRule="auto"/>
      </w:pPr>
    </w:p>
    <w:p w:rsidR="00504BBA" w:rsidRDefault="00750C7F">
      <w:pPr>
        <w:spacing w:line="240" w:lineRule="auto"/>
      </w:pPr>
      <w:r>
        <w:t xml:space="preserve">Tatsächlich zeigt eine Untersuchung von AIDI, dass ein großer Kostenanteil für die Automatisierung einer Produktion durch hohe Datenübertragungskosten bestimmt wird. Hierbei ist vor allem ausschlaggebend, dass verschiedene Systeme bei der Verarbeitung und Speicherung von Informationen zum Einsatz kommen, weshalb oft eine manuelle, ineffiziente Datenübertragung nötig ist. Führende Unternehmen, darunter Daimler, ABB, KUKA, Rockwell und Siemens haben in Zusammenarbeit mit dem Karlsruher Institut für Technologie (KIT) sowie der Universität Magdeburg folgerichtig begonnen, einen einheitlichen Standard (AutomationML, kurz AML) für den nahtlosen und damit automatischen Austausch zu entwickeln. AutomationML soll universell im gesamten Produktionsprozess einsetzbar sein und es möglich machen, diverse Informationen, etwa Anlagenbeschreibungen, zu speichern und somit komplexe Produktionen und Systeme zu modellieren. </w:t>
      </w:r>
    </w:p>
    <w:p w:rsidR="00504BBA" w:rsidRDefault="00750C7F">
      <w:r>
        <w:br w:type="page"/>
      </w:r>
    </w:p>
    <w:p w:rsidR="00504BBA" w:rsidRDefault="00504BBA">
      <w:pPr>
        <w:spacing w:line="240" w:lineRule="auto"/>
      </w:pPr>
    </w:p>
    <w:p w:rsidR="00504BBA" w:rsidRDefault="00750C7F">
      <w:pPr>
        <w:pStyle w:val="berschrift2"/>
        <w:spacing w:line="240" w:lineRule="auto"/>
        <w:contextualSpacing w:val="0"/>
      </w:pPr>
      <w:bookmarkStart w:id="20" w:name="h.lajrebfl706a" w:colFirst="0" w:colLast="0"/>
      <w:bookmarkStart w:id="21" w:name="_Toc440580169"/>
      <w:bookmarkEnd w:id="20"/>
      <w:r>
        <w:t>Gegenstand dieser Arbeit</w:t>
      </w:r>
      <w:bookmarkEnd w:id="21"/>
    </w:p>
    <w:p w:rsidR="00504BBA" w:rsidRDefault="00750C7F">
      <w:pPr>
        <w:spacing w:line="240" w:lineRule="auto"/>
      </w:pPr>
      <w:r>
        <w:t xml:space="preserve">Um AML zur Verbreitung zu verhelfen, soll die Erstellung von AML-Dateien möglichst einfach vonstattengehen. Insbesondere Ingenieure ohne informationstechnischen Hintergrund sollen ohne aufwändige Einarbeitung in der Lage sein, AML-Dateien zu erstellen. Deshalb liefert der für die Entwicklung von AML zuständige Verein einen offiziellen AML-Editor, um die grafische Erstellung und Bearbeitung von AML-Dateien zu ermöglichen. Unglücklicherweise ist die aktuelle Oberfläche des Editors - insbesondere für neue oder fachfremde Benutzer und bei Arbeiten an komplexeren Modellen - oft unübersichtlich und komplex und damit wenig attraktiv. Um diesem Mangel entgegen zu wirken und die Arbeit mit dem AML-Editor zu vereinfachen als auch attraktiver zu gestalten, soll ein </w:t>
      </w:r>
      <w:proofErr w:type="spellStart"/>
      <w:r>
        <w:t>Plugin</w:t>
      </w:r>
      <w:proofErr w:type="spellEnd"/>
      <w:r>
        <w:t xml:space="preserve"> mit einer fortgeschrittenen, intuitiven Oberfläche und Benutzerführung entwickelt werden. Damit soll ein Beitrag zur Etablierung des AutomationML-Formats geleistet werden.</w:t>
      </w:r>
    </w:p>
    <w:p w:rsidR="00504BBA" w:rsidRDefault="00750C7F">
      <w:r>
        <w:br w:type="page"/>
      </w:r>
    </w:p>
    <w:p w:rsidR="00504BBA" w:rsidRDefault="00504BBA"/>
    <w:p w:rsidR="00504BBA" w:rsidRDefault="00750C7F">
      <w:pPr>
        <w:pStyle w:val="berschrift1"/>
        <w:contextualSpacing w:val="0"/>
      </w:pPr>
      <w:bookmarkStart w:id="22" w:name="h.lqv9fuwqif2e" w:colFirst="0" w:colLast="0"/>
      <w:bookmarkStart w:id="23" w:name="_Toc440580170"/>
      <w:bookmarkEnd w:id="22"/>
      <w:r>
        <w:t>1. Zielbestimmung</w:t>
      </w:r>
      <w:bookmarkEnd w:id="23"/>
    </w:p>
    <w:p w:rsidR="00504BBA" w:rsidRDefault="00750C7F">
      <w:r>
        <w:t xml:space="preserve">Benutzer des AutomationML-Editors (AML-Editor) sollen durch das zu erstellende </w:t>
      </w:r>
      <w:proofErr w:type="spellStart"/>
      <w:r>
        <w:t>Plugin</w:t>
      </w:r>
      <w:proofErr w:type="spellEnd"/>
      <w:r>
        <w:t xml:space="preserve"> in die Lage versetzt werden, AML-Dateien einfacher und effizienter zu erstellen und zu manipulieren.</w:t>
      </w:r>
    </w:p>
    <w:p w:rsidR="00504BBA" w:rsidRDefault="00750C7F">
      <w:pPr>
        <w:pStyle w:val="berschrift2"/>
        <w:contextualSpacing w:val="0"/>
      </w:pPr>
      <w:bookmarkStart w:id="24" w:name="h.74i87u8pn4jn" w:colFirst="0" w:colLast="0"/>
      <w:bookmarkStart w:id="25" w:name="_Toc440580171"/>
      <w:bookmarkEnd w:id="24"/>
      <w:r>
        <w:t>1.1 Musskriterien</w:t>
      </w:r>
      <w:bookmarkEnd w:id="25"/>
    </w:p>
    <w:p w:rsidR="00504BBA" w:rsidRDefault="00750C7F">
      <w:r>
        <w:t>Erstellung neuer, valider AML-Dateien</w:t>
      </w:r>
      <w:r>
        <w:br/>
        <w:t>Veränderung und Anzeige bereits bestehender AML-Dateien</w:t>
      </w:r>
      <w:r>
        <w:br/>
        <w:t>Fortgeschrittene, grafische Benutzeroberfläche</w:t>
      </w:r>
    </w:p>
    <w:p w:rsidR="00504BBA" w:rsidRDefault="00750C7F">
      <w:r>
        <w:t>Intuitive, internetbrowserähnliche Bedienung</w:t>
      </w:r>
    </w:p>
    <w:p w:rsidR="00504BBA" w:rsidRDefault="00750C7F">
      <w:r>
        <w:t xml:space="preserve">Nutzung des </w:t>
      </w:r>
      <w:proofErr w:type="spellStart"/>
      <w:r>
        <w:t>Plugins</w:t>
      </w:r>
      <w:proofErr w:type="spellEnd"/>
      <w:r>
        <w:t xml:space="preserve"> mit dem AML-Editor</w:t>
      </w:r>
    </w:p>
    <w:p w:rsidR="00504BBA" w:rsidRDefault="00750C7F">
      <w:pPr>
        <w:pStyle w:val="berschrift2"/>
        <w:contextualSpacing w:val="0"/>
      </w:pPr>
      <w:bookmarkStart w:id="26" w:name="h.fnex4w67ljgw" w:colFirst="0" w:colLast="0"/>
      <w:bookmarkStart w:id="27" w:name="_Toc440580172"/>
      <w:bookmarkEnd w:id="26"/>
      <w:r>
        <w:t>1.2 Wunschkriterien</w:t>
      </w:r>
      <w:bookmarkEnd w:id="27"/>
    </w:p>
    <w:p w:rsidR="00504BBA" w:rsidRDefault="00750C7F">
      <w:r>
        <w:t>Unterstützung mehrerer Sprachen</w:t>
      </w:r>
      <w:r>
        <w:br/>
        <w:t>Umfassende Tastaturnavigation</w:t>
      </w:r>
      <w:r>
        <w:br/>
        <w:t>Änderungsverlauf speichern und Zurückgehen ermöglichen</w:t>
      </w:r>
    </w:p>
    <w:p w:rsidR="00504BBA" w:rsidRDefault="00750C7F">
      <w:r>
        <w:t>Erweiterte Filter- und Suchfunktionen</w:t>
      </w:r>
    </w:p>
    <w:p w:rsidR="00504BBA" w:rsidRDefault="00750C7F">
      <w:r>
        <w:t>Sichern der aktuellen Arbeitsoberfläche in einer Projektdatei</w:t>
      </w:r>
      <w:r>
        <w:br/>
        <w:t>Einführungs- und Hilfefunktionen</w:t>
      </w:r>
      <w:r>
        <w:br/>
        <w:t>Umfangreichere Einstellungsmöglichkeiten</w:t>
      </w:r>
    </w:p>
    <w:p w:rsidR="00504BBA" w:rsidRDefault="00750C7F">
      <w:r>
        <w:t>“Rückgängig”-Funktion</w:t>
      </w:r>
    </w:p>
    <w:p w:rsidR="00504BBA" w:rsidRDefault="00750C7F">
      <w:pPr>
        <w:pStyle w:val="berschrift2"/>
        <w:contextualSpacing w:val="0"/>
      </w:pPr>
      <w:bookmarkStart w:id="28" w:name="h.1baya6f0anr2" w:colFirst="0" w:colLast="0"/>
      <w:bookmarkStart w:id="29" w:name="_Toc440580173"/>
      <w:bookmarkEnd w:id="28"/>
      <w:r>
        <w:t>1.3 Abgrenzungskriterien</w:t>
      </w:r>
      <w:bookmarkEnd w:id="29"/>
    </w:p>
    <w:p w:rsidR="00504BBA" w:rsidRDefault="00750C7F">
      <w:r>
        <w:t xml:space="preserve">Mit dem </w:t>
      </w:r>
      <w:proofErr w:type="spellStart"/>
      <w:r>
        <w:t>Plugin</w:t>
      </w:r>
      <w:proofErr w:type="spellEnd"/>
      <w:r>
        <w:t xml:space="preserve"> soll es möglich sein, konkrete Modelle zu erstellen. Die Erstellung oder Manipulation von Bibliotheken wird hingegen nicht unterstützt.</w:t>
      </w:r>
    </w:p>
    <w:p w:rsidR="00504BBA" w:rsidRDefault="00504BBA"/>
    <w:p w:rsidR="009D5B5D" w:rsidRDefault="009D5B5D">
      <w:pPr>
        <w:pStyle w:val="berschrift1"/>
        <w:contextualSpacing w:val="0"/>
      </w:pPr>
      <w:bookmarkStart w:id="30" w:name="h.4g8ambrn69qp" w:colFirst="0" w:colLast="0"/>
      <w:bookmarkEnd w:id="30"/>
      <w:r>
        <w:br w:type="page"/>
      </w:r>
    </w:p>
    <w:p w:rsidR="00504BBA" w:rsidRDefault="00750C7F">
      <w:pPr>
        <w:pStyle w:val="berschrift1"/>
        <w:contextualSpacing w:val="0"/>
      </w:pPr>
      <w:bookmarkStart w:id="31" w:name="_Toc440580174"/>
      <w:r>
        <w:lastRenderedPageBreak/>
        <w:t>2. Produkteinsatz</w:t>
      </w:r>
      <w:bookmarkEnd w:id="31"/>
    </w:p>
    <w:p w:rsidR="00504BBA" w:rsidRDefault="00750C7F">
      <w:r>
        <w:t xml:space="preserve">Das Produkt soll von Nutzern des AutomationML-Editors zur vereinfachten Erstellung und Manipulation von AML-Dateien eingesetzt werden. </w:t>
      </w:r>
    </w:p>
    <w:p w:rsidR="00504BBA" w:rsidRDefault="00750C7F">
      <w:pPr>
        <w:pStyle w:val="berschrift2"/>
        <w:contextualSpacing w:val="0"/>
      </w:pPr>
      <w:bookmarkStart w:id="32" w:name="h.9qpa5u7h9ns6" w:colFirst="0" w:colLast="0"/>
      <w:bookmarkStart w:id="33" w:name="_Toc440580175"/>
      <w:bookmarkEnd w:id="32"/>
      <w:r>
        <w:t>2.1 Anwendungsbereiche</w:t>
      </w:r>
      <w:bookmarkEnd w:id="33"/>
    </w:p>
    <w:p w:rsidR="00504BBA" w:rsidRDefault="00750C7F">
      <w:r>
        <w:t>Einsatz bei AutomationML als Erweiterung des AutomationML-Editors</w:t>
      </w:r>
    </w:p>
    <w:p w:rsidR="00504BBA" w:rsidRDefault="00750C7F">
      <w:pPr>
        <w:pStyle w:val="berschrift2"/>
        <w:contextualSpacing w:val="0"/>
      </w:pPr>
      <w:bookmarkStart w:id="34" w:name="h.gykorr5915jo" w:colFirst="0" w:colLast="0"/>
      <w:bookmarkStart w:id="35" w:name="_Toc440580176"/>
      <w:bookmarkEnd w:id="34"/>
      <w:r>
        <w:t>2.2 Zielgruppen</w:t>
      </w:r>
      <w:bookmarkEnd w:id="35"/>
    </w:p>
    <w:p w:rsidR="00504BBA" w:rsidRDefault="00750C7F">
      <w:r>
        <w:t>Alle Nutzer des AutomationML-Editors, vornehmlich Planer von Produktionsanlagen, grundsätzlich aber offen</w:t>
      </w:r>
    </w:p>
    <w:p w:rsidR="00504BBA" w:rsidRDefault="00750C7F">
      <w:pPr>
        <w:pStyle w:val="berschrift2"/>
        <w:contextualSpacing w:val="0"/>
      </w:pPr>
      <w:bookmarkStart w:id="36" w:name="h.kvs94zqn0u21" w:colFirst="0" w:colLast="0"/>
      <w:bookmarkStart w:id="37" w:name="_Toc440580177"/>
      <w:bookmarkEnd w:id="36"/>
      <w:r>
        <w:t>2.3 Betriebsbedingungen</w:t>
      </w:r>
      <w:bookmarkEnd w:id="37"/>
    </w:p>
    <w:p w:rsidR="00504BBA" w:rsidRDefault="00750C7F">
      <w:r>
        <w:t>Büroumgebung, Firmenumgebung</w:t>
      </w:r>
    </w:p>
    <w:p w:rsidR="00504BBA" w:rsidRDefault="00504BBA"/>
    <w:p w:rsidR="00504BBA" w:rsidRDefault="00750C7F">
      <w:bookmarkStart w:id="38" w:name="h.qrkuau2wo6ky" w:colFirst="0" w:colLast="0"/>
      <w:bookmarkEnd w:id="38"/>
      <w:r>
        <w:br w:type="page"/>
      </w:r>
    </w:p>
    <w:p w:rsidR="00504BBA" w:rsidRDefault="00750C7F">
      <w:pPr>
        <w:pStyle w:val="berschrift1"/>
        <w:contextualSpacing w:val="0"/>
      </w:pPr>
      <w:bookmarkStart w:id="39" w:name="h.opn5u12pkqeh" w:colFirst="0" w:colLast="0"/>
      <w:bookmarkStart w:id="40" w:name="_Toc440580178"/>
      <w:bookmarkEnd w:id="39"/>
      <w:r>
        <w:lastRenderedPageBreak/>
        <w:t>3. Produktumgebung</w:t>
      </w:r>
      <w:bookmarkEnd w:id="40"/>
    </w:p>
    <w:p w:rsidR="00504BBA" w:rsidRDefault="00750C7F">
      <w:r>
        <w:t>Der Einsatz erfolgt auf einem üblichen Arbeitsplatzrechner oder einem ähnlichen mobilen Rechner.</w:t>
      </w:r>
    </w:p>
    <w:p w:rsidR="00504BBA" w:rsidRDefault="00750C7F">
      <w:pPr>
        <w:pStyle w:val="berschrift2"/>
        <w:contextualSpacing w:val="0"/>
      </w:pPr>
      <w:bookmarkStart w:id="41" w:name="h.depi859lbcu4" w:colFirst="0" w:colLast="0"/>
      <w:bookmarkStart w:id="42" w:name="_Toc440580179"/>
      <w:bookmarkEnd w:id="41"/>
      <w:r>
        <w:t>3.1 Software</w:t>
      </w:r>
      <w:bookmarkEnd w:id="42"/>
    </w:p>
    <w:p w:rsidR="00504BBA" w:rsidRDefault="00750C7F">
      <w:r>
        <w:t>AutomationML-Editor 4.1.6.0, AutomationML-Engine 3.1</w:t>
      </w:r>
    </w:p>
    <w:p w:rsidR="00504BBA" w:rsidRDefault="00750C7F">
      <w:r>
        <w:t>Betriebssystem: Windows 7 oder höher (Keine Unterstützung für OS X bzw. Linux)</w:t>
      </w:r>
    </w:p>
    <w:p w:rsidR="00504BBA" w:rsidRDefault="00750C7F">
      <w:pPr>
        <w:pStyle w:val="berschrift2"/>
        <w:contextualSpacing w:val="0"/>
      </w:pPr>
      <w:bookmarkStart w:id="43" w:name="h.uhe3nhafab3" w:colFirst="0" w:colLast="0"/>
      <w:bookmarkStart w:id="44" w:name="_Toc440580180"/>
      <w:bookmarkEnd w:id="43"/>
      <w:r>
        <w:t>3.2 Hardware</w:t>
      </w:r>
      <w:bookmarkEnd w:id="44"/>
    </w:p>
    <w:p w:rsidR="00504BBA" w:rsidRDefault="00750C7F">
      <w:r>
        <w:t>Im Jahre 2015 gängiger Arbeitsplatzrechner oder mobiler Rechner, für genaue Anforderungen siehe Mindestvoraussetzungen des AutomationML-Editors.</w:t>
      </w:r>
    </w:p>
    <w:p w:rsidR="00504BBA" w:rsidRDefault="00750C7F">
      <w:r>
        <w:t>Empfohlene Hardware: mindestens 4GB RAM, 2 GHz Intel i3 oder besser</w:t>
      </w:r>
    </w:p>
    <w:p w:rsidR="00504BBA" w:rsidRDefault="00750C7F">
      <w:pPr>
        <w:pStyle w:val="berschrift2"/>
        <w:contextualSpacing w:val="0"/>
      </w:pPr>
      <w:bookmarkStart w:id="45" w:name="h.c1kauql05o0f" w:colFirst="0" w:colLast="0"/>
      <w:bookmarkStart w:id="46" w:name="_Toc440580181"/>
      <w:bookmarkEnd w:id="45"/>
      <w:r>
        <w:t>3.3 Produktschnittstellen</w:t>
      </w:r>
      <w:bookmarkEnd w:id="46"/>
    </w:p>
    <w:p w:rsidR="00504BBA" w:rsidRDefault="00750C7F">
      <w:r>
        <w:t xml:space="preserve">Das </w:t>
      </w:r>
      <w:proofErr w:type="spellStart"/>
      <w:r>
        <w:t>Plugin</w:t>
      </w:r>
      <w:proofErr w:type="spellEnd"/>
      <w:r>
        <w:t xml:space="preserve"> kommuniziert mit dem AutomationML-Editor über dessen </w:t>
      </w:r>
      <w:proofErr w:type="spellStart"/>
      <w:r>
        <w:t>Plugin</w:t>
      </w:r>
      <w:proofErr w:type="spellEnd"/>
      <w:r>
        <w:t>-Schnittstellen und verwendet die AutomationML Engine. Die erstellten AML-Dateien können mit dem AutomationML-Editor geöffnet und bearbeitet werden und sollen wie vorgesehen eingesetzt werden.</w:t>
      </w:r>
    </w:p>
    <w:p w:rsidR="00504BBA" w:rsidRDefault="00750C7F">
      <w:r>
        <w:br w:type="page"/>
      </w:r>
    </w:p>
    <w:p w:rsidR="00504BBA" w:rsidRDefault="00750C7F">
      <w:pPr>
        <w:pStyle w:val="berschrift1"/>
        <w:contextualSpacing w:val="0"/>
      </w:pPr>
      <w:bookmarkStart w:id="47" w:name="_Toc440580182"/>
      <w:r>
        <w:lastRenderedPageBreak/>
        <w:t>4. Funktionale Anforderungen</w:t>
      </w:r>
      <w:bookmarkEnd w:id="47"/>
    </w:p>
    <w:p w:rsidR="00504BBA" w:rsidRDefault="00750C7F">
      <w:pPr>
        <w:pStyle w:val="berschrift2"/>
        <w:contextualSpacing w:val="0"/>
      </w:pPr>
      <w:bookmarkStart w:id="48" w:name="h.ivx762ownw1t" w:colFirst="0" w:colLast="0"/>
      <w:bookmarkStart w:id="49" w:name="_Toc440580183"/>
      <w:bookmarkEnd w:id="48"/>
      <w:r>
        <w:t>4.1 Dateibezogene Funktionalität</w:t>
      </w:r>
      <w:bookmarkEnd w:id="49"/>
    </w:p>
    <w:p w:rsidR="00504BBA" w:rsidRPr="00750C7F" w:rsidRDefault="00750C7F" w:rsidP="00750C7F">
      <w:pPr>
        <w:pStyle w:val="berschrift4"/>
      </w:pPr>
      <w:bookmarkStart w:id="50" w:name="h.pazgpmiqfveb" w:colFirst="0" w:colLast="0"/>
      <w:bookmarkEnd w:id="50"/>
      <w:r w:rsidRPr="00750C7F">
        <w:t xml:space="preserve">/FA 100/ </w:t>
      </w:r>
    </w:p>
    <w:p w:rsidR="00504BBA" w:rsidRDefault="00750C7F">
      <w:r>
        <w:t>Ausschließlich AML-Bibliotheken, die vom AML Editor akzeptiert werden, können über die “Öffnen”-Funktion im Menü geladen werden.</w:t>
      </w:r>
    </w:p>
    <w:p w:rsidR="00504BBA" w:rsidRPr="00750C7F" w:rsidRDefault="00750C7F" w:rsidP="00750C7F">
      <w:pPr>
        <w:pStyle w:val="berschrift4"/>
      </w:pPr>
      <w:bookmarkStart w:id="51" w:name="h.tl3x91lhrxgm" w:colFirst="0" w:colLast="0"/>
      <w:bookmarkEnd w:id="51"/>
      <w:r w:rsidRPr="00750C7F">
        <w:t>/FA 110/</w:t>
      </w:r>
    </w:p>
    <w:p w:rsidR="00504BBA" w:rsidRDefault="00750C7F">
      <w:r>
        <w:t>Ausschließlich AML-Dateien, die vom AML Editor akzeptiert werden, können über die “Öffnen”-Funktion im Menü geladen werden.</w:t>
      </w:r>
    </w:p>
    <w:p w:rsidR="00504BBA" w:rsidRDefault="00750C7F" w:rsidP="00750C7F">
      <w:pPr>
        <w:pStyle w:val="berschrift4"/>
      </w:pPr>
      <w:bookmarkStart w:id="52" w:name="h.kisz4sxwr4e5" w:colFirst="0" w:colLast="0"/>
      <w:bookmarkEnd w:id="52"/>
      <w:r>
        <w:t>/FA 110.1/</w:t>
      </w:r>
    </w:p>
    <w:p w:rsidR="00504BBA" w:rsidRDefault="00750C7F">
      <w:r>
        <w:t>Dateien, die nicht die Dateiendung .</w:t>
      </w:r>
      <w:proofErr w:type="spellStart"/>
      <w:r>
        <w:t>aml</w:t>
      </w:r>
      <w:proofErr w:type="spellEnd"/>
      <w:r>
        <w:t xml:space="preserve"> tragen, werden in der “Öffnen”-Funktion ausgeblendet.</w:t>
      </w:r>
    </w:p>
    <w:p w:rsidR="00504BBA" w:rsidRDefault="00750C7F" w:rsidP="00750C7F">
      <w:pPr>
        <w:pStyle w:val="berschrift4"/>
      </w:pPr>
      <w:bookmarkStart w:id="53" w:name="h.lj3ruyy4qi2h" w:colFirst="0" w:colLast="0"/>
      <w:bookmarkEnd w:id="53"/>
      <w:r>
        <w:t>/FA 120/</w:t>
      </w:r>
    </w:p>
    <w:p w:rsidR="00504BBA" w:rsidRDefault="00750C7F">
      <w:r>
        <w:t>Über die “Speichern”-Funktion im Menü kann die aktuell bearbeitete AML-Datei an einem auswählbaren Speicherort gespeichert werden.</w:t>
      </w:r>
    </w:p>
    <w:p w:rsidR="00504BBA" w:rsidRDefault="00750C7F" w:rsidP="00750C7F">
      <w:pPr>
        <w:pStyle w:val="berschrift4"/>
      </w:pPr>
      <w:bookmarkStart w:id="54" w:name="h.239lqbs4fjz" w:colFirst="0" w:colLast="0"/>
      <w:bookmarkEnd w:id="54"/>
      <w:r>
        <w:t>/FA 130/</w:t>
      </w:r>
    </w:p>
    <w:p w:rsidR="00504BBA" w:rsidRDefault="00750C7F">
      <w:r>
        <w:t>Über die “Neu”-Funktion im Menü kann eine neue AML-Datei erstellt werden.</w:t>
      </w:r>
    </w:p>
    <w:p w:rsidR="00504BBA" w:rsidRDefault="00750C7F" w:rsidP="00750C7F">
      <w:pPr>
        <w:pStyle w:val="berschrift4"/>
      </w:pPr>
      <w:bookmarkStart w:id="55" w:name="h.qxdalphsw8d2" w:colFirst="0" w:colLast="0"/>
      <w:bookmarkEnd w:id="55"/>
      <w:r>
        <w:t>/FA 140/</w:t>
      </w:r>
    </w:p>
    <w:p w:rsidR="00504BBA" w:rsidRDefault="00750C7F">
      <w:r>
        <w:t>Die aktuell geöffnete Datei kann über die “Datei schließen”-Funktion im Menü geschlossen werden.</w:t>
      </w:r>
    </w:p>
    <w:p w:rsidR="00504BBA" w:rsidRDefault="00750C7F">
      <w:pPr>
        <w:pStyle w:val="berschrift2"/>
        <w:contextualSpacing w:val="0"/>
      </w:pPr>
      <w:bookmarkStart w:id="56" w:name="h.am8xcrifxjfi" w:colFirst="0" w:colLast="0"/>
      <w:bookmarkStart w:id="57" w:name="_Toc440580184"/>
      <w:bookmarkEnd w:id="56"/>
      <w:r>
        <w:t xml:space="preserve">4.2 </w:t>
      </w:r>
      <w:proofErr w:type="spellStart"/>
      <w:r>
        <w:t>Pluginfenster</w:t>
      </w:r>
      <w:bookmarkEnd w:id="57"/>
      <w:proofErr w:type="spellEnd"/>
    </w:p>
    <w:p w:rsidR="00504BBA" w:rsidRDefault="00750C7F" w:rsidP="00750C7F">
      <w:pPr>
        <w:pStyle w:val="berschrift4"/>
      </w:pPr>
      <w:bookmarkStart w:id="58" w:name="h.ppecz0tcn3sk" w:colFirst="0" w:colLast="0"/>
      <w:bookmarkEnd w:id="58"/>
      <w:r>
        <w:t>/FA 200/</w:t>
      </w:r>
    </w:p>
    <w:p w:rsidR="00504BBA" w:rsidRDefault="00750C7F">
      <w:r>
        <w:t xml:space="preserve">Das </w:t>
      </w:r>
      <w:proofErr w:type="spellStart"/>
      <w:r>
        <w:t>Plugin</w:t>
      </w:r>
      <w:proofErr w:type="spellEnd"/>
      <w:r>
        <w:t xml:space="preserve"> öffnet sich in einem neuen Fenster als schreibendes </w:t>
      </w:r>
      <w:proofErr w:type="spellStart"/>
      <w:r>
        <w:t>Plugin</w:t>
      </w:r>
      <w:proofErr w:type="spellEnd"/>
      <w:r>
        <w:t xml:space="preserve"> (stand </w:t>
      </w:r>
      <w:proofErr w:type="spellStart"/>
      <w:r>
        <w:t>alone</w:t>
      </w:r>
      <w:proofErr w:type="spellEnd"/>
      <w:r>
        <w:t xml:space="preserve">, </w:t>
      </w:r>
      <w:proofErr w:type="spellStart"/>
      <w:r>
        <w:t>editing</w:t>
      </w:r>
      <w:proofErr w:type="spellEnd"/>
      <w:r>
        <w:t xml:space="preserve"> </w:t>
      </w:r>
      <w:proofErr w:type="spellStart"/>
      <w:r>
        <w:t>plugin</w:t>
      </w:r>
      <w:proofErr w:type="spellEnd"/>
      <w:r>
        <w:t>).</w:t>
      </w:r>
    </w:p>
    <w:p w:rsidR="00504BBA" w:rsidRDefault="00750C7F" w:rsidP="00750C7F">
      <w:pPr>
        <w:pStyle w:val="berschrift4"/>
      </w:pPr>
      <w:bookmarkStart w:id="59" w:name="h.wpy3dchfzky2" w:colFirst="0" w:colLast="0"/>
      <w:bookmarkEnd w:id="59"/>
      <w:r>
        <w:t>/FA 210/</w:t>
      </w:r>
    </w:p>
    <w:p w:rsidR="00504BBA" w:rsidRDefault="00750C7F">
      <w:r>
        <w:t xml:space="preserve">Das </w:t>
      </w:r>
      <w:proofErr w:type="spellStart"/>
      <w:r>
        <w:t>Plugin</w:t>
      </w:r>
      <w:proofErr w:type="spellEnd"/>
      <w:r>
        <w:t xml:space="preserve"> besitzt eine vom AutomationML-Editor unabhängige Schließ-, Minimier- und </w:t>
      </w:r>
      <w:proofErr w:type="spellStart"/>
      <w:r>
        <w:t>Maximierfunktion</w:t>
      </w:r>
      <w:proofErr w:type="spellEnd"/>
      <w:r>
        <w:t>.</w:t>
      </w:r>
    </w:p>
    <w:p w:rsidR="00504BBA" w:rsidRDefault="00750C7F">
      <w:pPr>
        <w:pStyle w:val="berschrift2"/>
        <w:contextualSpacing w:val="0"/>
      </w:pPr>
      <w:bookmarkStart w:id="60" w:name="h.bd4syq4kbjuq" w:colFirst="0" w:colLast="0"/>
      <w:bookmarkStart w:id="61" w:name="_Toc440580185"/>
      <w:bookmarkEnd w:id="60"/>
      <w:r>
        <w:lastRenderedPageBreak/>
        <w:t>4.3 Speicherabfragen, Warnungen und Meldungen</w:t>
      </w:r>
      <w:bookmarkEnd w:id="61"/>
    </w:p>
    <w:p w:rsidR="00504BBA" w:rsidRDefault="00750C7F" w:rsidP="00750C7F">
      <w:pPr>
        <w:pStyle w:val="berschrift4"/>
      </w:pPr>
      <w:bookmarkStart w:id="62" w:name="h.oti41qglwlqg" w:colFirst="0" w:colLast="0"/>
      <w:bookmarkEnd w:id="62"/>
      <w:r>
        <w:t>/FA 300/</w:t>
      </w:r>
    </w:p>
    <w:p w:rsidR="00504BBA" w:rsidRDefault="00750C7F">
      <w:r>
        <w:t xml:space="preserve">Beim Schließen des </w:t>
      </w:r>
      <w:proofErr w:type="spellStart"/>
      <w:r>
        <w:t>Plugins</w:t>
      </w:r>
      <w:proofErr w:type="spellEnd"/>
      <w:r>
        <w:t xml:space="preserve"> soll, sofern eine Datei geöffnet ist und verändert wurde, eine Abfrage erfolgen, ob die Datei gespeichert werden soll.</w:t>
      </w:r>
    </w:p>
    <w:p w:rsidR="00504BBA" w:rsidRDefault="00750C7F" w:rsidP="00750C7F">
      <w:pPr>
        <w:pStyle w:val="berschrift4"/>
      </w:pPr>
      <w:bookmarkStart w:id="63" w:name="h.de8hii292zpt" w:colFirst="0" w:colLast="0"/>
      <w:bookmarkEnd w:id="63"/>
      <w:r>
        <w:t>/FA 310/</w:t>
      </w:r>
    </w:p>
    <w:p w:rsidR="00504BBA" w:rsidRDefault="00750C7F">
      <w:r>
        <w:t xml:space="preserve">Ist bereits eine AML-Datei mit </w:t>
      </w:r>
      <w:proofErr w:type="spellStart"/>
      <w:r>
        <w:t>ungespeicherten</w:t>
      </w:r>
      <w:proofErr w:type="spellEnd"/>
      <w:r>
        <w:t xml:space="preserve"> Änderungen geladen und soll eine neue Datei angelegt oder geöffnet werden, so erfolgt eine Nachfrage, ob die aktuell bearbeitete Datei gespeichert werden soll.</w:t>
      </w:r>
    </w:p>
    <w:p w:rsidR="00504BBA" w:rsidRDefault="00750C7F" w:rsidP="00750C7F">
      <w:pPr>
        <w:pStyle w:val="berschrift4"/>
      </w:pPr>
      <w:bookmarkStart w:id="64" w:name="h.5ix21bd9hexf" w:colFirst="0" w:colLast="0"/>
      <w:bookmarkEnd w:id="64"/>
      <w:r>
        <w:t>/FA 320/</w:t>
      </w:r>
    </w:p>
    <w:p w:rsidR="00504BBA" w:rsidRDefault="00750C7F">
      <w:r>
        <w:t>Beim Speichern von AML-Dateien, die vom AML Editor als fehlerhaft eingestuft werden, wird eine Warnung angezeigt.</w:t>
      </w:r>
    </w:p>
    <w:p w:rsidR="00504BBA" w:rsidRDefault="00750C7F" w:rsidP="00750C7F">
      <w:pPr>
        <w:pStyle w:val="berschrift4"/>
      </w:pPr>
      <w:bookmarkStart w:id="65" w:name="h.8ss9fqayal1s" w:colFirst="0" w:colLast="0"/>
      <w:bookmarkEnd w:id="65"/>
      <w:r>
        <w:t>/FA 330/</w:t>
      </w:r>
    </w:p>
    <w:p w:rsidR="00504BBA" w:rsidRDefault="00750C7F">
      <w:r>
        <w:t>Neu erstellte Elemente, bei denen alle Werte noch den Standardwerten entsprechen, werden durch ein Symbol gekennzeichnet.</w:t>
      </w:r>
    </w:p>
    <w:p w:rsidR="00504BBA" w:rsidRDefault="00750C7F" w:rsidP="00750C7F">
      <w:pPr>
        <w:pStyle w:val="berschrift4"/>
      </w:pPr>
      <w:bookmarkStart w:id="66" w:name="h.3dokwnno614g" w:colFirst="0" w:colLast="0"/>
      <w:bookmarkEnd w:id="66"/>
      <w:r>
        <w:t>/FA 340/</w:t>
      </w:r>
    </w:p>
    <w:p w:rsidR="00504BBA" w:rsidRDefault="00750C7F">
      <w:r>
        <w:t>Beim Löschen von Elementen wird eine Warnung angezeigt und die Operation muss bestätigt werden</w:t>
      </w:r>
    </w:p>
    <w:p w:rsidR="00504BBA" w:rsidRDefault="00504BBA"/>
    <w:p w:rsidR="00504BBA" w:rsidRDefault="00750C7F">
      <w:r>
        <w:rPr>
          <w:color w:val="434343"/>
          <w:sz w:val="28"/>
          <w:szCs w:val="28"/>
        </w:rPr>
        <w:t>/FA 350/</w:t>
      </w:r>
    </w:p>
    <w:p w:rsidR="00504BBA" w:rsidRDefault="00750C7F">
      <w:r>
        <w:t>Warnungen lassen sich individuell ausschalten.</w:t>
      </w:r>
    </w:p>
    <w:p w:rsidR="00504BBA" w:rsidRDefault="00750C7F">
      <w:pPr>
        <w:pStyle w:val="berschrift2"/>
        <w:contextualSpacing w:val="0"/>
      </w:pPr>
      <w:bookmarkStart w:id="67" w:name="h.mzqn2rbkngyo" w:colFirst="0" w:colLast="0"/>
      <w:bookmarkStart w:id="68" w:name="_Toc440580186"/>
      <w:bookmarkEnd w:id="67"/>
      <w:r>
        <w:t>4.4 Registerkarten</w:t>
      </w:r>
      <w:bookmarkEnd w:id="68"/>
    </w:p>
    <w:p w:rsidR="00504BBA" w:rsidRDefault="00750C7F" w:rsidP="00750C7F">
      <w:pPr>
        <w:pStyle w:val="berschrift4"/>
      </w:pPr>
      <w:bookmarkStart w:id="69" w:name="h.niqkzl6yc1qx" w:colFirst="0" w:colLast="0"/>
      <w:bookmarkEnd w:id="69"/>
      <w:r>
        <w:t xml:space="preserve">/FA 400/ </w:t>
      </w:r>
    </w:p>
    <w:p w:rsidR="00504BBA" w:rsidRDefault="00750C7F">
      <w:r>
        <w:t>Es ist möglich, Elemente in Registerkarten zu öffnen und zwischen diesen per Mausklick zu wechseln.</w:t>
      </w:r>
    </w:p>
    <w:p w:rsidR="00504BBA" w:rsidRDefault="00750C7F" w:rsidP="00750C7F">
      <w:pPr>
        <w:pStyle w:val="berschrift4"/>
      </w:pPr>
      <w:bookmarkStart w:id="70" w:name="h.mhi3dvx0207u" w:colFirst="0" w:colLast="0"/>
      <w:bookmarkEnd w:id="70"/>
      <w:r>
        <w:t xml:space="preserve">/FA 410/ </w:t>
      </w:r>
    </w:p>
    <w:p w:rsidR="00504BBA" w:rsidRDefault="00750C7F">
      <w:r>
        <w:t xml:space="preserve">Das zuvor in einer Registerkarte angezeigte Element kann erneut in ebenjener Registerkarte angezeigt werden, vergleichbar mit einer “Zurück”-Funktion in einem Browser. </w:t>
      </w:r>
    </w:p>
    <w:p w:rsidR="00504BBA" w:rsidRDefault="00750C7F" w:rsidP="00750C7F">
      <w:pPr>
        <w:pStyle w:val="berschrift4"/>
      </w:pPr>
      <w:bookmarkStart w:id="71" w:name="h.5iln7u14h47v" w:colFirst="0" w:colLast="0"/>
      <w:bookmarkEnd w:id="71"/>
      <w:r>
        <w:t xml:space="preserve">/FA 420/ </w:t>
      </w:r>
    </w:p>
    <w:p w:rsidR="00504BBA" w:rsidRDefault="00750C7F">
      <w:r>
        <w:t xml:space="preserve">Eine “Vorwärts”-Funktion für die Registerkarten, vergleichbar mit der eines Browsers. </w:t>
      </w:r>
    </w:p>
    <w:p w:rsidR="00504BBA" w:rsidRDefault="00750C7F" w:rsidP="00750C7F">
      <w:pPr>
        <w:pStyle w:val="berschrift4"/>
      </w:pPr>
      <w:bookmarkStart w:id="72" w:name="h.lk6vp6r79req" w:colFirst="0" w:colLast="0"/>
      <w:bookmarkEnd w:id="72"/>
      <w:r>
        <w:t>/FA 430/</w:t>
      </w:r>
    </w:p>
    <w:p w:rsidR="00504BBA" w:rsidRDefault="00750C7F">
      <w:r>
        <w:t>Jedes Element kann in der aktuellen Registerkarte oder in einer neuen Registerkarte geöffnet werden, vergleichbar mit Links eines Browsers.</w:t>
      </w:r>
    </w:p>
    <w:p w:rsidR="00504BBA" w:rsidRDefault="00750C7F" w:rsidP="00750C7F">
      <w:pPr>
        <w:pStyle w:val="berschrift4"/>
      </w:pPr>
      <w:bookmarkStart w:id="73" w:name="h.9y1smul0gk1x" w:colFirst="0" w:colLast="0"/>
      <w:bookmarkEnd w:id="73"/>
      <w:r>
        <w:lastRenderedPageBreak/>
        <w:t xml:space="preserve">/FA 440/ </w:t>
      </w:r>
    </w:p>
    <w:p w:rsidR="00504BBA" w:rsidRDefault="00750C7F">
      <w:r>
        <w:t>Registerkarten können in der Registerkartenleiste verschoben und so neu angeordnet werden.</w:t>
      </w:r>
    </w:p>
    <w:p w:rsidR="00504BBA" w:rsidRDefault="00750C7F" w:rsidP="00750C7F">
      <w:pPr>
        <w:pStyle w:val="berschrift4"/>
      </w:pPr>
      <w:bookmarkStart w:id="74" w:name="h.a7n90px8z70r" w:colFirst="0" w:colLast="0"/>
      <w:bookmarkEnd w:id="74"/>
      <w:r>
        <w:t>/FA 450/</w:t>
      </w:r>
    </w:p>
    <w:p w:rsidR="00504BBA" w:rsidRDefault="00750C7F">
      <w:r>
        <w:t>Geöffnete Registerkarten können per Mausklick geschlossen werden.</w:t>
      </w:r>
    </w:p>
    <w:p w:rsidR="00504BBA" w:rsidRDefault="00750C7F" w:rsidP="00750C7F">
      <w:pPr>
        <w:pStyle w:val="berschrift4"/>
      </w:pPr>
      <w:bookmarkStart w:id="75" w:name="h.8j1dkwfyaezf" w:colFirst="0" w:colLast="0"/>
      <w:bookmarkEnd w:id="75"/>
      <w:r>
        <w:t>/FA 460/</w:t>
      </w:r>
    </w:p>
    <w:p w:rsidR="00504BBA" w:rsidRDefault="00750C7F">
      <w:r>
        <w:t>Alle Registerkarten können mit einer Aktion gleichzeitig geschlossen werden.</w:t>
      </w:r>
    </w:p>
    <w:p w:rsidR="00504BBA" w:rsidRDefault="00750C7F" w:rsidP="00750C7F">
      <w:pPr>
        <w:pStyle w:val="berschrift4"/>
      </w:pPr>
      <w:bookmarkStart w:id="76" w:name="h.kvoob6mfge44" w:colFirst="0" w:colLast="0"/>
      <w:bookmarkEnd w:id="76"/>
      <w:r>
        <w:t>/FA 470/</w:t>
      </w:r>
    </w:p>
    <w:p w:rsidR="00504BBA" w:rsidRDefault="00750C7F">
      <w:r>
        <w:t>Alle Registerkarten bis auf eine können gleichzeitig geschlossen werden.</w:t>
      </w:r>
    </w:p>
    <w:p w:rsidR="00504BBA" w:rsidRDefault="00750C7F">
      <w:pPr>
        <w:pStyle w:val="berschrift2"/>
        <w:contextualSpacing w:val="0"/>
      </w:pPr>
      <w:bookmarkStart w:id="77" w:name="h.izma4jrhyzoi" w:colFirst="0" w:colLast="0"/>
      <w:bookmarkStart w:id="78" w:name="_Toc440580187"/>
      <w:bookmarkEnd w:id="77"/>
      <w:r>
        <w:t>4.5 Darstellung von Elementen und Attributen</w:t>
      </w:r>
      <w:bookmarkEnd w:id="78"/>
    </w:p>
    <w:p w:rsidR="00504BBA" w:rsidRDefault="00750C7F" w:rsidP="00750C7F">
      <w:pPr>
        <w:pStyle w:val="berschrift4"/>
      </w:pPr>
      <w:bookmarkStart w:id="79" w:name="h.5tvvdgc29bmn" w:colFirst="0" w:colLast="0"/>
      <w:bookmarkEnd w:id="79"/>
      <w:r>
        <w:t>/FA 500/</w:t>
      </w:r>
    </w:p>
    <w:p w:rsidR="00504BBA" w:rsidRDefault="00750C7F">
      <w:r>
        <w:t>Ist ein Element in einer Registerkarte geöffnet, können alle ihm untergeordneten Elemente aufgeteilt in Typgruppen angezeigt werden.</w:t>
      </w:r>
    </w:p>
    <w:p w:rsidR="00504BBA" w:rsidRDefault="00750C7F" w:rsidP="00750C7F">
      <w:pPr>
        <w:pStyle w:val="berschrift4"/>
      </w:pPr>
      <w:bookmarkStart w:id="80" w:name="h.cn3538wngzcy" w:colFirst="0" w:colLast="0"/>
      <w:bookmarkEnd w:id="80"/>
      <w:r>
        <w:t>/FA 500.1/</w:t>
      </w:r>
    </w:p>
    <w:p w:rsidR="00504BBA" w:rsidRDefault="00750C7F">
      <w:r>
        <w:t>Offene Typgruppen lassen sich innerhalb einer Registerkarte einzeln verstecken.</w:t>
      </w:r>
    </w:p>
    <w:p w:rsidR="00504BBA" w:rsidRDefault="00750C7F" w:rsidP="00750C7F">
      <w:pPr>
        <w:pStyle w:val="berschrift4"/>
      </w:pPr>
      <w:bookmarkStart w:id="81" w:name="h.yketlerk51n8" w:colFirst="0" w:colLast="0"/>
      <w:bookmarkEnd w:id="81"/>
      <w:r>
        <w:t xml:space="preserve">/FA 500.2/ </w:t>
      </w:r>
    </w:p>
    <w:p w:rsidR="00504BBA" w:rsidRDefault="00750C7F">
      <w:r>
        <w:t>Typgruppen lassen sich innerhalb einer Registerkarte einzeln anspringen.</w:t>
      </w:r>
    </w:p>
    <w:p w:rsidR="00504BBA" w:rsidRDefault="00504BBA"/>
    <w:p w:rsidR="00504BBA" w:rsidRDefault="00750C7F">
      <w:r>
        <w:rPr>
          <w:color w:val="434343"/>
          <w:sz w:val="28"/>
          <w:szCs w:val="28"/>
        </w:rPr>
        <w:t>/FA 510/</w:t>
      </w:r>
      <w:r>
        <w:br/>
        <w:t>Ist ein Element in einer Registerkarte geöffnet, können alle seine Attribute einschließlich ihres Namens, ihrer Beschreibung, ihrem Wert, des Standardwerts, der Einheit und des Datentyps angezeigt werden.</w:t>
      </w:r>
    </w:p>
    <w:p w:rsidR="00504BBA" w:rsidRDefault="00750C7F" w:rsidP="00750C7F">
      <w:pPr>
        <w:pStyle w:val="berschrift4"/>
      </w:pPr>
      <w:bookmarkStart w:id="82" w:name="h.7m9vxwi43n0" w:colFirst="0" w:colLast="0"/>
      <w:bookmarkEnd w:id="82"/>
      <w:r>
        <w:t>/FA 510.1/</w:t>
      </w:r>
    </w:p>
    <w:p w:rsidR="00504BBA" w:rsidRDefault="00750C7F">
      <w:r>
        <w:t>Die Darstellung von Attributen innerhalb einer Registerkarte lässt sich verstecken.</w:t>
      </w:r>
    </w:p>
    <w:p w:rsidR="00504BBA" w:rsidRDefault="00750C7F" w:rsidP="00750C7F">
      <w:pPr>
        <w:pStyle w:val="berschrift4"/>
      </w:pPr>
      <w:bookmarkStart w:id="83" w:name="h.rcde5gy6a4ym" w:colFirst="0" w:colLast="0"/>
      <w:bookmarkEnd w:id="83"/>
      <w:r>
        <w:t>/FA 510.2/</w:t>
      </w:r>
    </w:p>
    <w:p w:rsidR="00504BBA" w:rsidRDefault="00750C7F">
      <w:r>
        <w:t>Zur Darstellung der Attribute innerhalb einer Registerkarte kann gesprungen werden.</w:t>
      </w:r>
    </w:p>
    <w:p w:rsidR="00504BBA" w:rsidRDefault="00750C7F" w:rsidP="00750C7F">
      <w:pPr>
        <w:pStyle w:val="berschrift4"/>
      </w:pPr>
      <w:bookmarkStart w:id="84" w:name="h.cgmlb9vyhgrt" w:colFirst="0" w:colLast="0"/>
      <w:bookmarkEnd w:id="84"/>
      <w:r>
        <w:t>/FA 520/</w:t>
      </w:r>
    </w:p>
    <w:p w:rsidR="00504BBA" w:rsidRDefault="00750C7F">
      <w:r>
        <w:t xml:space="preserve">Wenn ein Element in einer Registerkarte geöffnet ist, wird das ihm </w:t>
      </w:r>
      <w:proofErr w:type="gramStart"/>
      <w:r>
        <w:t>übergeordnete</w:t>
      </w:r>
      <w:proofErr w:type="gramEnd"/>
      <w:r>
        <w:t xml:space="preserve"> Element, sofern eines vorhanden ist, angezeigt.</w:t>
      </w:r>
    </w:p>
    <w:p w:rsidR="00504BBA" w:rsidRDefault="00750C7F" w:rsidP="00750C7F">
      <w:pPr>
        <w:pStyle w:val="berschrift4"/>
      </w:pPr>
      <w:bookmarkStart w:id="85" w:name="h.fiqrayoh4hdx" w:colFirst="0" w:colLast="0"/>
      <w:bookmarkEnd w:id="85"/>
      <w:r>
        <w:lastRenderedPageBreak/>
        <w:t>/FA 530/</w:t>
      </w:r>
    </w:p>
    <w:p w:rsidR="00504BBA" w:rsidRDefault="00750C7F">
      <w:r>
        <w:t>Elemente können durch den ihnen vergebenen Namen auf den Registerkarten oder in der Wurzelansicht identifiziert werden.</w:t>
      </w:r>
    </w:p>
    <w:p w:rsidR="00504BBA" w:rsidRDefault="00750C7F">
      <w:pPr>
        <w:pStyle w:val="berschrift2"/>
        <w:contextualSpacing w:val="0"/>
      </w:pPr>
      <w:bookmarkStart w:id="86" w:name="h.frzxpfgix9av" w:colFirst="0" w:colLast="0"/>
      <w:bookmarkStart w:id="87" w:name="_Toc440580188"/>
      <w:bookmarkEnd w:id="86"/>
      <w:r>
        <w:t>4.6 Darstellung und Funktionen der Hierarchie</w:t>
      </w:r>
      <w:bookmarkEnd w:id="87"/>
    </w:p>
    <w:p w:rsidR="00504BBA" w:rsidRDefault="00750C7F" w:rsidP="00750C7F">
      <w:pPr>
        <w:pStyle w:val="berschrift4"/>
      </w:pPr>
      <w:bookmarkStart w:id="88" w:name="h.vgs9762r1htr" w:colFirst="0" w:colLast="0"/>
      <w:bookmarkEnd w:id="88"/>
      <w:r>
        <w:t>/FA 600/</w:t>
      </w:r>
    </w:p>
    <w:p w:rsidR="00504BBA" w:rsidRDefault="00750C7F">
      <w:r>
        <w:t>Es existiert eine vollständige, hierarchische Darstellung der Strukturen der aktuell bearbeiteten AML-Datei.</w:t>
      </w:r>
    </w:p>
    <w:p w:rsidR="00504BBA" w:rsidRDefault="00750C7F" w:rsidP="00750C7F">
      <w:pPr>
        <w:pStyle w:val="berschrift4"/>
      </w:pPr>
      <w:bookmarkStart w:id="89" w:name="h.3fk41yswjpkg" w:colFirst="0" w:colLast="0"/>
      <w:bookmarkEnd w:id="89"/>
      <w:r>
        <w:t>/FA 610/</w:t>
      </w:r>
    </w:p>
    <w:p w:rsidR="00504BBA" w:rsidRDefault="00750C7F">
      <w:r>
        <w:t>In der Hierarchie können die Unterelemente eines Elements ein- und ausgeblendet werden.</w:t>
      </w:r>
    </w:p>
    <w:p w:rsidR="00504BBA" w:rsidRDefault="00750C7F" w:rsidP="00750C7F">
      <w:pPr>
        <w:pStyle w:val="berschrift4"/>
      </w:pPr>
      <w:bookmarkStart w:id="90" w:name="h.slmly02ne8yp" w:colFirst="0" w:colLast="0"/>
      <w:bookmarkEnd w:id="90"/>
      <w:r>
        <w:t>/FA 620/</w:t>
      </w:r>
    </w:p>
    <w:p w:rsidR="00504BBA" w:rsidRDefault="00750C7F">
      <w:r>
        <w:t>Elemente können direkt aus der Hierarchie heraus in einer Registerkarte geöffnet werden.</w:t>
      </w:r>
    </w:p>
    <w:p w:rsidR="00504BBA" w:rsidRDefault="00750C7F" w:rsidP="00750C7F">
      <w:pPr>
        <w:pStyle w:val="berschrift4"/>
      </w:pPr>
      <w:bookmarkStart w:id="91" w:name="h.phzgzupw8htd" w:colFirst="0" w:colLast="0"/>
      <w:bookmarkEnd w:id="91"/>
      <w:r>
        <w:t>/FA 630/</w:t>
      </w:r>
    </w:p>
    <w:p w:rsidR="00504BBA" w:rsidRDefault="00750C7F">
      <w:r>
        <w:t>Die Reihenfolge der Module kann per “Ziehen und Ablegen” verändert werden, solange die Hierarchie nicht verletzt wird.</w:t>
      </w:r>
    </w:p>
    <w:p w:rsidR="00504BBA" w:rsidRDefault="00750C7F" w:rsidP="00750C7F">
      <w:pPr>
        <w:pStyle w:val="berschrift4"/>
      </w:pPr>
      <w:bookmarkStart w:id="92" w:name="h.y3pf9klffxzx" w:colFirst="0" w:colLast="0"/>
      <w:bookmarkEnd w:id="92"/>
      <w:r>
        <w:t>/FA 640/</w:t>
      </w:r>
    </w:p>
    <w:p w:rsidR="00504BBA" w:rsidRDefault="00750C7F">
      <w:r>
        <w:t>Alle Unterelemente eines Elements in der Hierarchiedarstellung können mit einer Aktion ein- oder ausgeklappt werden.</w:t>
      </w:r>
    </w:p>
    <w:p w:rsidR="00504BBA" w:rsidRDefault="00750C7F" w:rsidP="00750C7F">
      <w:pPr>
        <w:pStyle w:val="berschrift4"/>
      </w:pPr>
      <w:bookmarkStart w:id="93" w:name="h.fabch0y2ijft" w:colFirst="0" w:colLast="0"/>
      <w:bookmarkEnd w:id="93"/>
      <w:r>
        <w:t>/FA 650/</w:t>
      </w:r>
    </w:p>
    <w:p w:rsidR="00504BBA" w:rsidRDefault="00750C7F">
      <w:r>
        <w:t>Mithilfe einer Filterfunktion können Elemente der Hierarchie gesucht werden.</w:t>
      </w:r>
    </w:p>
    <w:p w:rsidR="00504BBA" w:rsidRDefault="00750C7F">
      <w:pPr>
        <w:pStyle w:val="berschrift2"/>
        <w:contextualSpacing w:val="0"/>
      </w:pPr>
      <w:bookmarkStart w:id="94" w:name="h.r4arcv3i4ped" w:colFirst="0" w:colLast="0"/>
      <w:bookmarkStart w:id="95" w:name="_Toc440580189"/>
      <w:bookmarkEnd w:id="94"/>
      <w:r>
        <w:t>4.7 Elemente und AML-Beziehungen</w:t>
      </w:r>
      <w:bookmarkEnd w:id="95"/>
    </w:p>
    <w:p w:rsidR="00504BBA" w:rsidRDefault="00750C7F" w:rsidP="00750C7F">
      <w:pPr>
        <w:pStyle w:val="berschrift4"/>
      </w:pPr>
      <w:bookmarkStart w:id="96" w:name="h.c8egcm36owyj" w:colFirst="0" w:colLast="0"/>
      <w:bookmarkEnd w:id="96"/>
      <w:r>
        <w:t>/FA 700/</w:t>
      </w:r>
    </w:p>
    <w:p w:rsidR="00504BBA" w:rsidRDefault="00750C7F">
      <w:r>
        <w:t>Elemente können angelegt und bearbeitet werden.</w:t>
      </w:r>
    </w:p>
    <w:p w:rsidR="00504BBA" w:rsidRDefault="00750C7F" w:rsidP="00750C7F">
      <w:pPr>
        <w:pStyle w:val="berschrift4"/>
      </w:pPr>
      <w:bookmarkStart w:id="97" w:name="h.by90tpubgcpb" w:colFirst="0" w:colLast="0"/>
      <w:bookmarkEnd w:id="97"/>
      <w:r>
        <w:t>/FA 710/</w:t>
      </w:r>
    </w:p>
    <w:p w:rsidR="00504BBA" w:rsidRDefault="00750C7F">
      <w:r>
        <w:t>Elemente können gelöscht, kopiert und ausgeschnitten werden.</w:t>
      </w:r>
    </w:p>
    <w:p w:rsidR="00504BBA" w:rsidRDefault="00750C7F" w:rsidP="00750C7F">
      <w:pPr>
        <w:pStyle w:val="berschrift4"/>
      </w:pPr>
      <w:bookmarkStart w:id="98" w:name="h.odz4qmibqa9u" w:colFirst="0" w:colLast="0"/>
      <w:bookmarkEnd w:id="98"/>
      <w:r>
        <w:t>/FA 720/</w:t>
      </w:r>
    </w:p>
    <w:p w:rsidR="00504BBA" w:rsidRDefault="00750C7F">
      <w:r>
        <w:t>Bei einem Attribut können der Name, die Beschreibung, der Wert, der Standardwert, die Einheit und der Datentyp verändert werden.</w:t>
      </w:r>
    </w:p>
    <w:p w:rsidR="00504BBA" w:rsidRDefault="00504BBA"/>
    <w:p w:rsidR="00504BBA" w:rsidRDefault="00750C7F">
      <w:r>
        <w:rPr>
          <w:color w:val="434343"/>
          <w:sz w:val="28"/>
          <w:szCs w:val="28"/>
        </w:rPr>
        <w:lastRenderedPageBreak/>
        <w:t>/FA 740/</w:t>
      </w:r>
      <w:r>
        <w:br/>
        <w:t xml:space="preserve">Zu einem </w:t>
      </w:r>
      <w:proofErr w:type="spellStart"/>
      <w:r>
        <w:t>InternalElement</w:t>
      </w:r>
      <w:proofErr w:type="spellEnd"/>
      <w:r>
        <w:t xml:space="preserve"> können Elemente hinzugefügt werden und zwar ausschließlich wie folgend spezifiziert, wobei die Nennung der Einzahl eine Mehrzahl nicht ausschließt:</w:t>
      </w:r>
    </w:p>
    <w:p w:rsidR="00504BBA" w:rsidRDefault="00750C7F" w:rsidP="00750C7F">
      <w:pPr>
        <w:pStyle w:val="berschrift4"/>
      </w:pPr>
      <w:bookmarkStart w:id="99" w:name="h.v17nzstb4xl0" w:colFirst="0" w:colLast="0"/>
      <w:bookmarkEnd w:id="99"/>
      <w:r>
        <w:t>/FA 740.3/</w:t>
      </w:r>
    </w:p>
    <w:p w:rsidR="00504BBA" w:rsidRDefault="00750C7F">
      <w:r>
        <w:t xml:space="preserve">Es kann eine oder mehrere </w:t>
      </w:r>
      <w:proofErr w:type="spellStart"/>
      <w:r>
        <w:t>SupportedRoleClass</w:t>
      </w:r>
      <w:proofErr w:type="spellEnd"/>
      <w:r>
        <w:t xml:space="preserve"> ausgewählt werden.</w:t>
      </w:r>
    </w:p>
    <w:p w:rsidR="00504BBA" w:rsidRDefault="00750C7F" w:rsidP="00750C7F">
      <w:pPr>
        <w:pStyle w:val="berschrift4"/>
      </w:pPr>
      <w:bookmarkStart w:id="100" w:name="h.z4xlrqlr3yrs" w:colFirst="0" w:colLast="0"/>
      <w:bookmarkEnd w:id="100"/>
      <w:r>
        <w:t xml:space="preserve">/FA 740.4/ </w:t>
      </w:r>
    </w:p>
    <w:p w:rsidR="00504BBA" w:rsidRDefault="00750C7F">
      <w:r>
        <w:t xml:space="preserve">Es kann ein </w:t>
      </w:r>
      <w:proofErr w:type="spellStart"/>
      <w:r>
        <w:t>InternalLink</w:t>
      </w:r>
      <w:proofErr w:type="spellEnd"/>
      <w:r>
        <w:t xml:space="preserve"> hinzugefügt werden.</w:t>
      </w:r>
    </w:p>
    <w:p w:rsidR="00504BBA" w:rsidRDefault="00750C7F" w:rsidP="00750C7F">
      <w:pPr>
        <w:pStyle w:val="berschrift4"/>
      </w:pPr>
      <w:bookmarkStart w:id="101" w:name="h.cxkpkywnenk1" w:colFirst="0" w:colLast="0"/>
      <w:bookmarkEnd w:id="101"/>
      <w:commentRangeStart w:id="102"/>
      <w:commentRangeStart w:id="103"/>
      <w:r>
        <w:t>/FA 740.5/</w:t>
      </w:r>
    </w:p>
    <w:p w:rsidR="00504BBA" w:rsidRDefault="00750C7F">
      <w:r>
        <w:t xml:space="preserve">Es kann ein </w:t>
      </w:r>
      <w:proofErr w:type="spellStart"/>
      <w:r>
        <w:t>MappingObject</w:t>
      </w:r>
      <w:proofErr w:type="spellEnd"/>
      <w:r>
        <w:t xml:space="preserve"> hinzugefügt werden.</w:t>
      </w:r>
      <w:commentRangeEnd w:id="102"/>
      <w:r>
        <w:commentReference w:id="102"/>
      </w:r>
      <w:commentRangeEnd w:id="103"/>
      <w:r>
        <w:commentReference w:id="103"/>
      </w:r>
    </w:p>
    <w:p w:rsidR="00504BBA" w:rsidRDefault="00504BBA"/>
    <w:p w:rsidR="00504BBA" w:rsidRDefault="00750C7F">
      <w:r>
        <w:rPr>
          <w:color w:val="434343"/>
          <w:sz w:val="28"/>
          <w:szCs w:val="28"/>
        </w:rPr>
        <w:t>/FA 750/</w:t>
      </w:r>
    </w:p>
    <w:p w:rsidR="00504BBA" w:rsidRDefault="00750C7F">
      <w:r>
        <w:t xml:space="preserve">Zu einer </w:t>
      </w:r>
      <w:proofErr w:type="spellStart"/>
      <w:r>
        <w:t>SupportedRoleClass</w:t>
      </w:r>
      <w:proofErr w:type="spellEnd"/>
      <w:r>
        <w:t xml:space="preserve"> können ein oder mehrere </w:t>
      </w:r>
      <w:proofErr w:type="spellStart"/>
      <w:r>
        <w:t>MappingObjects</w:t>
      </w:r>
      <w:proofErr w:type="spellEnd"/>
      <w:r>
        <w:t xml:space="preserve"> hinzugefügt werden.</w:t>
      </w:r>
    </w:p>
    <w:p w:rsidR="00504BBA" w:rsidRDefault="00750C7F" w:rsidP="00750C7F">
      <w:pPr>
        <w:pStyle w:val="berschrift4"/>
      </w:pPr>
      <w:bookmarkStart w:id="104" w:name="h.j99dqaxqykuv" w:colFirst="0" w:colLast="0"/>
      <w:bookmarkEnd w:id="104"/>
      <w:r>
        <w:t>/FA 760/</w:t>
      </w:r>
    </w:p>
    <w:p w:rsidR="00504BBA" w:rsidRDefault="00750C7F">
      <w:r>
        <w:t xml:space="preserve">Zu einem </w:t>
      </w:r>
      <w:proofErr w:type="spellStart"/>
      <w:r>
        <w:t>MappingObject</w:t>
      </w:r>
      <w:proofErr w:type="spellEnd"/>
      <w:r>
        <w:t xml:space="preserve"> können </w:t>
      </w:r>
      <w:proofErr w:type="spellStart"/>
      <w:r>
        <w:t>AttributeNameMapping</w:t>
      </w:r>
      <w:proofErr w:type="spellEnd"/>
      <w:r>
        <w:t xml:space="preserve"> hinzugefügt werden.</w:t>
      </w:r>
    </w:p>
    <w:p w:rsidR="00504BBA" w:rsidRDefault="00750C7F" w:rsidP="00750C7F">
      <w:pPr>
        <w:pStyle w:val="berschrift4"/>
      </w:pPr>
      <w:bookmarkStart w:id="105" w:name="h.pxne3gm5gfaw" w:colFirst="0" w:colLast="0"/>
      <w:bookmarkEnd w:id="105"/>
      <w:r>
        <w:t>/FA 760.1/</w:t>
      </w:r>
    </w:p>
    <w:p w:rsidR="00504BBA" w:rsidRDefault="00750C7F">
      <w:r>
        <w:t xml:space="preserve">Zu einem </w:t>
      </w:r>
      <w:proofErr w:type="spellStart"/>
      <w:r>
        <w:t>MappingObject</w:t>
      </w:r>
      <w:proofErr w:type="spellEnd"/>
      <w:r>
        <w:t xml:space="preserve"> können </w:t>
      </w:r>
      <w:proofErr w:type="spellStart"/>
      <w:r>
        <w:t>InterfaceNameMapping</w:t>
      </w:r>
      <w:proofErr w:type="spellEnd"/>
      <w:r>
        <w:t xml:space="preserve"> hinzugefügt werden.</w:t>
      </w:r>
    </w:p>
    <w:p w:rsidR="00504BBA" w:rsidRDefault="00750C7F" w:rsidP="00750C7F">
      <w:pPr>
        <w:pStyle w:val="berschrift4"/>
      </w:pPr>
      <w:bookmarkStart w:id="106" w:name="h.g30vjcezeb2r" w:colFirst="0" w:colLast="0"/>
      <w:bookmarkEnd w:id="106"/>
      <w:r>
        <w:t>/FA 770/</w:t>
      </w:r>
    </w:p>
    <w:p w:rsidR="00504BBA" w:rsidRDefault="00750C7F">
      <w:r>
        <w:t xml:space="preserve">Zu einer AML-Datei können eine </w:t>
      </w:r>
      <w:proofErr w:type="spellStart"/>
      <w:r>
        <w:t>InstanceHierarchy</w:t>
      </w:r>
      <w:proofErr w:type="spellEnd"/>
      <w:r>
        <w:t xml:space="preserve"> oder mehrere hinzugefügt werden.</w:t>
      </w:r>
    </w:p>
    <w:p w:rsidR="00504BBA" w:rsidRDefault="00750C7F" w:rsidP="00750C7F">
      <w:pPr>
        <w:pStyle w:val="berschrift4"/>
      </w:pPr>
      <w:bookmarkStart w:id="107" w:name="h.9h6u05rgwiwm" w:colFirst="0" w:colLast="0"/>
      <w:bookmarkEnd w:id="107"/>
      <w:r>
        <w:t>/FA 780/</w:t>
      </w:r>
    </w:p>
    <w:p w:rsidR="00504BBA" w:rsidRDefault="00750C7F">
      <w:r>
        <w:t xml:space="preserve">Zu einer </w:t>
      </w:r>
      <w:proofErr w:type="spellStart"/>
      <w:r>
        <w:t>InstanceHierarchy</w:t>
      </w:r>
      <w:proofErr w:type="spellEnd"/>
      <w:r>
        <w:t xml:space="preserve"> kann ein </w:t>
      </w:r>
      <w:proofErr w:type="spellStart"/>
      <w:r>
        <w:t>InternalElement</w:t>
      </w:r>
      <w:proofErr w:type="spellEnd"/>
      <w:r>
        <w:t xml:space="preserve"> oder mehrere hinzugefügt werden.</w:t>
      </w:r>
    </w:p>
    <w:p w:rsidR="00504BBA" w:rsidRDefault="00750C7F">
      <w:pPr>
        <w:pStyle w:val="berschrift2"/>
        <w:contextualSpacing w:val="0"/>
      </w:pPr>
      <w:bookmarkStart w:id="108" w:name="h.shbtcalkci87" w:colFirst="0" w:colLast="0"/>
      <w:bookmarkStart w:id="109" w:name="_Toc440580190"/>
      <w:bookmarkEnd w:id="108"/>
      <w:r>
        <w:t>4.8 AML Editor</w:t>
      </w:r>
      <w:bookmarkEnd w:id="109"/>
    </w:p>
    <w:p w:rsidR="00504BBA" w:rsidRDefault="00750C7F" w:rsidP="00750C7F">
      <w:pPr>
        <w:pStyle w:val="berschrift4"/>
      </w:pPr>
      <w:bookmarkStart w:id="110" w:name="h.322mrf9j3j29" w:colFirst="0" w:colLast="0"/>
      <w:bookmarkEnd w:id="110"/>
      <w:r>
        <w:t>/FA 800/</w:t>
      </w:r>
    </w:p>
    <w:p w:rsidR="00504BBA" w:rsidRDefault="00750C7F">
      <w:r>
        <w:t xml:space="preserve">Das </w:t>
      </w:r>
      <w:proofErr w:type="spellStart"/>
      <w:r>
        <w:t>Plugin</w:t>
      </w:r>
      <w:proofErr w:type="spellEnd"/>
      <w:r>
        <w:t xml:space="preserve"> soll dem AML Editor als </w:t>
      </w:r>
      <w:proofErr w:type="spellStart"/>
      <w:r>
        <w:t>Plugin</w:t>
      </w:r>
      <w:proofErr w:type="spellEnd"/>
      <w:r>
        <w:t xml:space="preserve"> hinzugefügt werden können und mit diesem dann verwendbar sein.</w:t>
      </w:r>
    </w:p>
    <w:p w:rsidR="00504BBA" w:rsidRDefault="00750C7F">
      <w:pPr>
        <w:pStyle w:val="berschrift2"/>
        <w:contextualSpacing w:val="0"/>
      </w:pPr>
      <w:bookmarkStart w:id="111" w:name="h.j8fu9e6gu8d1" w:colFirst="0" w:colLast="0"/>
      <w:bookmarkStart w:id="112" w:name="_Toc440580191"/>
      <w:bookmarkEnd w:id="111"/>
      <w:r>
        <w:t xml:space="preserve">4.9 </w:t>
      </w:r>
      <w:proofErr w:type="spellStart"/>
      <w:r>
        <w:t>Konsistenzen</w:t>
      </w:r>
      <w:bookmarkEnd w:id="112"/>
      <w:proofErr w:type="spellEnd"/>
    </w:p>
    <w:p w:rsidR="00504BBA" w:rsidRDefault="00750C7F" w:rsidP="00750C7F">
      <w:pPr>
        <w:pStyle w:val="berschrift4"/>
      </w:pPr>
      <w:bookmarkStart w:id="113" w:name="h.t14ix9vu9zzh" w:colFirst="0" w:colLast="0"/>
      <w:bookmarkEnd w:id="113"/>
      <w:r>
        <w:t>/FA 900/</w:t>
      </w:r>
    </w:p>
    <w:p w:rsidR="00504BBA" w:rsidRDefault="00750C7F">
      <w:r>
        <w:t>Die Darstellungen (Registerkarten und Hierarchie) und Funktionen (bspw. Rückgängigmachen oder Element löschen) müssen automatisch auf gegenseitige Änderungen adäquat reagieren, um die Konsistenz zu wahren.</w:t>
      </w:r>
      <w:bookmarkStart w:id="114" w:name="h.dwuyd8z7rghg" w:colFirst="0" w:colLast="0"/>
      <w:bookmarkStart w:id="115" w:name="h.uavwvjkvghdq" w:colFirst="0" w:colLast="0"/>
      <w:bookmarkEnd w:id="114"/>
      <w:bookmarkEnd w:id="115"/>
      <w:r w:rsidR="004C0ED4">
        <w:t xml:space="preserve"> </w:t>
      </w:r>
      <w:r>
        <w:br w:type="page"/>
      </w:r>
    </w:p>
    <w:p w:rsidR="00504BBA" w:rsidRDefault="00750C7F">
      <w:pPr>
        <w:pStyle w:val="berschrift1"/>
        <w:contextualSpacing w:val="0"/>
      </w:pPr>
      <w:bookmarkStart w:id="116" w:name="h.fbyslphixydb" w:colFirst="0" w:colLast="0"/>
      <w:bookmarkStart w:id="117" w:name="h.h88ctit3tovu" w:colFirst="0" w:colLast="0"/>
      <w:bookmarkStart w:id="118" w:name="_Toc440580192"/>
      <w:bookmarkEnd w:id="116"/>
      <w:bookmarkEnd w:id="117"/>
      <w:r>
        <w:lastRenderedPageBreak/>
        <w:t>5. Produktdaten</w:t>
      </w:r>
      <w:bookmarkEnd w:id="118"/>
    </w:p>
    <w:p w:rsidR="00504BBA" w:rsidRDefault="00750C7F">
      <w:pPr>
        <w:pStyle w:val="berschrift2"/>
        <w:contextualSpacing w:val="0"/>
      </w:pPr>
      <w:bookmarkStart w:id="119" w:name="h.ky3ug4hja89u" w:colFirst="0" w:colLast="0"/>
      <w:bookmarkStart w:id="120" w:name="_Toc440580193"/>
      <w:bookmarkEnd w:id="119"/>
      <w:r>
        <w:t>5.1 Temporäre Daten</w:t>
      </w:r>
      <w:bookmarkEnd w:id="120"/>
    </w:p>
    <w:p w:rsidR="00504BBA" w:rsidRDefault="00750C7F" w:rsidP="00750C7F">
      <w:pPr>
        <w:pStyle w:val="berschrift4"/>
      </w:pPr>
      <w:bookmarkStart w:id="121" w:name="h.nc4rkjs7fqfq" w:colFirst="0" w:colLast="0"/>
      <w:bookmarkEnd w:id="121"/>
      <w:r>
        <w:t>/PD 100/</w:t>
      </w:r>
    </w:p>
    <w:p w:rsidR="00504BBA" w:rsidRDefault="00750C7F">
      <w:r>
        <w:t>Für jede Registerkarte werden die zuvor in dieser Registerkarte geöffneten Elemente chronologisch gespeichert.</w:t>
      </w:r>
    </w:p>
    <w:p w:rsidR="00504BBA" w:rsidRDefault="00750C7F" w:rsidP="00750C7F">
      <w:pPr>
        <w:pStyle w:val="berschrift4"/>
      </w:pPr>
      <w:bookmarkStart w:id="122" w:name="h.qfzt5rdpwhcf" w:colFirst="0" w:colLast="0"/>
      <w:bookmarkEnd w:id="122"/>
      <w:r>
        <w:t>/PD 110/</w:t>
      </w:r>
    </w:p>
    <w:p w:rsidR="00504BBA" w:rsidRDefault="00750C7F">
      <w:r>
        <w:t xml:space="preserve">Beim Verwenden der Zurückfunktion in einer Registerkarte, wird das Element gespeichert, das zuvor in der Registerkarte geöffnet war. </w:t>
      </w:r>
    </w:p>
    <w:p w:rsidR="00504BBA" w:rsidRDefault="00750C7F" w:rsidP="00750C7F">
      <w:pPr>
        <w:pStyle w:val="berschrift4"/>
      </w:pPr>
      <w:bookmarkStart w:id="123" w:name="h.28xdzv11arg5" w:colFirst="0" w:colLast="0"/>
      <w:bookmarkEnd w:id="123"/>
      <w:r>
        <w:t>/PD 120/</w:t>
      </w:r>
    </w:p>
    <w:p w:rsidR="00504BBA" w:rsidRDefault="00750C7F">
      <w:r>
        <w:t>Änderungen werden als Delta gespeichert.</w:t>
      </w:r>
    </w:p>
    <w:p w:rsidR="00504BBA" w:rsidRDefault="00750C7F" w:rsidP="00750C7F">
      <w:pPr>
        <w:pStyle w:val="berschrift4"/>
      </w:pPr>
      <w:bookmarkStart w:id="124" w:name="h.fh4xis9307b6" w:colFirst="0" w:colLast="0"/>
      <w:bookmarkEnd w:id="124"/>
      <w:r>
        <w:t>/PD 130/</w:t>
      </w:r>
    </w:p>
    <w:p w:rsidR="00504BBA" w:rsidRDefault="00750C7F">
      <w:r>
        <w:t>Zuletzt geschlossene Registerkarten und deren Einstellung vor dem Schließen werden gespeichert.</w:t>
      </w:r>
    </w:p>
    <w:p w:rsidR="00504BBA" w:rsidRDefault="00750C7F">
      <w:pPr>
        <w:pStyle w:val="berschrift2"/>
        <w:contextualSpacing w:val="0"/>
      </w:pPr>
      <w:bookmarkStart w:id="125" w:name="h.1qquir88zppe" w:colFirst="0" w:colLast="0"/>
      <w:bookmarkStart w:id="126" w:name="_Toc440580194"/>
      <w:bookmarkEnd w:id="125"/>
      <w:r>
        <w:t>5.2 Projektdatei</w:t>
      </w:r>
      <w:bookmarkEnd w:id="126"/>
    </w:p>
    <w:p w:rsidR="00504BBA" w:rsidRDefault="00750C7F" w:rsidP="00750C7F">
      <w:pPr>
        <w:pStyle w:val="berschrift4"/>
      </w:pPr>
      <w:bookmarkStart w:id="127" w:name="h.qg4riekws30s" w:colFirst="0" w:colLast="0"/>
      <w:bookmarkEnd w:id="127"/>
      <w:r>
        <w:t>/PD 200/</w:t>
      </w:r>
    </w:p>
    <w:p w:rsidR="00504BBA" w:rsidRDefault="00750C7F">
      <w:r>
        <w:t>Die geöffneten Registerkarten und ihre Einstellungen werden beim Schließen des Projekts gespeichert.</w:t>
      </w:r>
    </w:p>
    <w:p w:rsidR="00504BBA" w:rsidRDefault="00750C7F" w:rsidP="00750C7F">
      <w:pPr>
        <w:pStyle w:val="berschrift4"/>
      </w:pPr>
      <w:bookmarkStart w:id="128" w:name="h.my4i11sl9xhh" w:colFirst="0" w:colLast="0"/>
      <w:bookmarkEnd w:id="128"/>
      <w:r>
        <w:t>/PD 210/</w:t>
      </w:r>
    </w:p>
    <w:p w:rsidR="00504BBA" w:rsidRDefault="00750C7F">
      <w:r>
        <w:t>Der Status der Hierarchiedarstellung wird beim Schließen des Projekts gespeichert.</w:t>
      </w:r>
    </w:p>
    <w:p w:rsidR="00504BBA" w:rsidRDefault="00750C7F">
      <w:pPr>
        <w:pStyle w:val="berschrift2"/>
        <w:contextualSpacing w:val="0"/>
      </w:pPr>
      <w:bookmarkStart w:id="129" w:name="h.d8g0rflj14ah" w:colFirst="0" w:colLast="0"/>
      <w:bookmarkStart w:id="130" w:name="_Toc440580195"/>
      <w:bookmarkEnd w:id="129"/>
      <w:r>
        <w:t>5.3 Konfigurationsdatei</w:t>
      </w:r>
      <w:bookmarkEnd w:id="130"/>
    </w:p>
    <w:p w:rsidR="00504BBA" w:rsidRDefault="00504BBA"/>
    <w:p w:rsidR="00504BBA" w:rsidRDefault="00750C7F">
      <w:r>
        <w:rPr>
          <w:color w:val="434343"/>
          <w:sz w:val="28"/>
          <w:szCs w:val="28"/>
        </w:rPr>
        <w:t>/PD 300/</w:t>
      </w:r>
      <w:r>
        <w:br/>
        <w:t xml:space="preserve">Vorgenommene Einstellungen, die das </w:t>
      </w:r>
      <w:proofErr w:type="spellStart"/>
      <w:r>
        <w:t>Plugin</w:t>
      </w:r>
      <w:proofErr w:type="spellEnd"/>
      <w:r>
        <w:t xml:space="preserve"> generell betreffen, etwa Spracheinstellungen, sollen beim Schließen des </w:t>
      </w:r>
      <w:proofErr w:type="spellStart"/>
      <w:r>
        <w:t>Plugins</w:t>
      </w:r>
      <w:proofErr w:type="spellEnd"/>
      <w:r>
        <w:t xml:space="preserve"> gespeichert werden.</w:t>
      </w:r>
    </w:p>
    <w:p w:rsidR="00504BBA" w:rsidRDefault="00750C7F">
      <w:pPr>
        <w:pStyle w:val="berschrift2"/>
        <w:contextualSpacing w:val="0"/>
      </w:pPr>
      <w:bookmarkStart w:id="131" w:name="h.xuetkw169d3d" w:colFirst="0" w:colLast="0"/>
      <w:bookmarkStart w:id="132" w:name="_Toc440580196"/>
      <w:bookmarkEnd w:id="131"/>
      <w:r>
        <w:t>5.4 AML-Datei</w:t>
      </w:r>
      <w:bookmarkEnd w:id="132"/>
    </w:p>
    <w:p w:rsidR="00504BBA" w:rsidRDefault="00750C7F" w:rsidP="00750C7F">
      <w:pPr>
        <w:pStyle w:val="berschrift4"/>
      </w:pPr>
      <w:bookmarkStart w:id="133" w:name="h.wty1urb6cj2s" w:colFirst="0" w:colLast="0"/>
      <w:bookmarkEnd w:id="133"/>
      <w:r>
        <w:t>/PD 400/</w:t>
      </w:r>
    </w:p>
    <w:p w:rsidR="004C0ED4" w:rsidRDefault="00750C7F" w:rsidP="00D359B9">
      <w:r>
        <w:t>Das AML-Modell wird auf Anforderung des Benutzers oder, wenn gewünscht, beim Schließen gespeichert.</w:t>
      </w:r>
      <w:bookmarkStart w:id="134" w:name="h.7iqp5lqh6wj" w:colFirst="0" w:colLast="0"/>
      <w:bookmarkStart w:id="135" w:name="h.bd1eqc35odb6" w:colFirst="0" w:colLast="0"/>
      <w:bookmarkEnd w:id="134"/>
      <w:bookmarkEnd w:id="135"/>
      <w:r w:rsidR="004C0ED4">
        <w:br w:type="page"/>
      </w:r>
    </w:p>
    <w:p w:rsidR="00504BBA" w:rsidRDefault="00750C7F">
      <w:pPr>
        <w:pStyle w:val="berschrift1"/>
        <w:contextualSpacing w:val="0"/>
      </w:pPr>
      <w:bookmarkStart w:id="136" w:name="_Toc440580197"/>
      <w:r>
        <w:lastRenderedPageBreak/>
        <w:t>6. Nichtfunktionale Anforderungen</w:t>
      </w:r>
      <w:bookmarkEnd w:id="136"/>
    </w:p>
    <w:p w:rsidR="00504BBA" w:rsidRDefault="00750C7F" w:rsidP="00750C7F">
      <w:pPr>
        <w:pStyle w:val="berschrift4"/>
      </w:pPr>
      <w:bookmarkStart w:id="137" w:name="h.u34l9cccjf15" w:colFirst="0" w:colLast="0"/>
      <w:bookmarkEnd w:id="137"/>
      <w:r>
        <w:t>/NF 100/ Reaktionszeit</w:t>
      </w:r>
    </w:p>
    <w:p w:rsidR="00504BBA" w:rsidRDefault="00750C7F">
      <w:r>
        <w:t xml:space="preserve">Nach einer Aktion gibt es innerhalb von einer Sekunde eine Rückmeldung. </w:t>
      </w:r>
    </w:p>
    <w:p w:rsidR="00504BBA" w:rsidRDefault="00750C7F" w:rsidP="00750C7F">
      <w:pPr>
        <w:pStyle w:val="berschrift4"/>
      </w:pPr>
      <w:bookmarkStart w:id="138" w:name="h.qn45jrsptl73" w:colFirst="0" w:colLast="0"/>
      <w:bookmarkEnd w:id="138"/>
      <w:r>
        <w:t>/NF 200/ Registerkartenzahl</w:t>
      </w:r>
    </w:p>
    <w:p w:rsidR="00504BBA" w:rsidRDefault="00750C7F">
      <w:pPr>
        <w:spacing w:before="100"/>
      </w:pPr>
      <w:r>
        <w:t>Es müssen bis zu 10 Registerkarten gleichzeitig geöffnet sein können.</w:t>
      </w:r>
    </w:p>
    <w:p w:rsidR="00504BBA" w:rsidRDefault="00750C7F" w:rsidP="00750C7F">
      <w:pPr>
        <w:pStyle w:val="berschrift4"/>
      </w:pPr>
      <w:bookmarkStart w:id="139" w:name="h.okafq4dc6tmb" w:colFirst="0" w:colLast="0"/>
      <w:bookmarkEnd w:id="139"/>
      <w:r>
        <w:t>/NF 300/ Navigationsschritte</w:t>
      </w:r>
    </w:p>
    <w:p w:rsidR="00504BBA" w:rsidRDefault="00750C7F">
      <w:r>
        <w:t>Es muss möglich sein, bis zu 10 Navigationsschritte in einer Registerkarte zurückzugehen.</w:t>
      </w:r>
    </w:p>
    <w:p w:rsidR="00504BBA" w:rsidRDefault="00750C7F" w:rsidP="00750C7F">
      <w:pPr>
        <w:pStyle w:val="berschrift4"/>
      </w:pPr>
      <w:bookmarkStart w:id="140" w:name="h.g8ugfswpdv6u" w:colFirst="0" w:colLast="0"/>
      <w:bookmarkEnd w:id="140"/>
      <w:r>
        <w:t xml:space="preserve">/NF 300.1/ </w:t>
      </w:r>
    </w:p>
    <w:p w:rsidR="00504BBA" w:rsidRDefault="00750C7F">
      <w:r>
        <w:t>Es muss möglich sein, bis zu 10 Navigationsschritte in einer Registerkarte vorzugehen.</w:t>
      </w:r>
    </w:p>
    <w:p w:rsidR="00504BBA" w:rsidRDefault="00504BBA"/>
    <w:p w:rsidR="00504BBA" w:rsidRDefault="00750C7F">
      <w:r>
        <w:rPr>
          <w:color w:val="434343"/>
          <w:sz w:val="28"/>
          <w:szCs w:val="28"/>
        </w:rPr>
        <w:t>/NF 400/ Registerkarten wiederherstellen</w:t>
      </w:r>
    </w:p>
    <w:p w:rsidR="00504BBA" w:rsidRDefault="00750C7F">
      <w:r>
        <w:t>Es müssen bis zu 10 geschlossene Registerkarten wiederhergestellt werden können.</w:t>
      </w:r>
    </w:p>
    <w:p w:rsidR="00504BBA" w:rsidRDefault="00504BBA"/>
    <w:p w:rsidR="00504BBA" w:rsidRDefault="00750C7F">
      <w:r>
        <w:rPr>
          <w:color w:val="434343"/>
          <w:sz w:val="28"/>
          <w:szCs w:val="28"/>
        </w:rPr>
        <w:t>/NF 500/ Modellumfang</w:t>
      </w:r>
    </w:p>
    <w:p w:rsidR="00504BBA" w:rsidRDefault="00750C7F">
      <w:r>
        <w:t>Es müssen AML-Modelle mit einem Umfang von insgesamt bis zu 500 Internen Elementen gehandhabt werden können.</w:t>
      </w:r>
    </w:p>
    <w:p w:rsidR="00504BBA" w:rsidRDefault="00504BBA"/>
    <w:p w:rsidR="00504BBA" w:rsidRDefault="00750C7F">
      <w:r>
        <w:rPr>
          <w:color w:val="434343"/>
          <w:sz w:val="28"/>
          <w:szCs w:val="28"/>
        </w:rPr>
        <w:t>/NF 600/ Fehlertoleranz</w:t>
      </w:r>
    </w:p>
    <w:p w:rsidR="00504BBA" w:rsidRDefault="00750C7F">
      <w:r>
        <w:t>Es sollen Inkonsistenzen mit der Projektdatei vermieden, erkannt und entsprechend behandelt werden.</w:t>
      </w:r>
    </w:p>
    <w:p w:rsidR="00504BBA" w:rsidRDefault="00750C7F" w:rsidP="00750C7F">
      <w:pPr>
        <w:pStyle w:val="berschrift4"/>
      </w:pPr>
      <w:bookmarkStart w:id="141" w:name="h.yclyy1pxjlqo" w:colFirst="0" w:colLast="0"/>
      <w:bookmarkEnd w:id="141"/>
      <w:r>
        <w:t>/NF 700/ Benutzbarkeit</w:t>
      </w:r>
      <w:r>
        <w:rPr>
          <w:color w:val="FF9900"/>
        </w:rPr>
        <w:br/>
      </w:r>
      <w:r>
        <w:rPr>
          <w:color w:val="000000"/>
          <w:sz w:val="22"/>
          <w:szCs w:val="22"/>
        </w:rPr>
        <w:t xml:space="preserve">Das </w:t>
      </w:r>
      <w:proofErr w:type="spellStart"/>
      <w:r>
        <w:rPr>
          <w:color w:val="000000"/>
          <w:sz w:val="22"/>
          <w:szCs w:val="22"/>
        </w:rPr>
        <w:t>Plugin</w:t>
      </w:r>
      <w:proofErr w:type="spellEnd"/>
      <w:r>
        <w:rPr>
          <w:color w:val="000000"/>
          <w:sz w:val="22"/>
          <w:szCs w:val="22"/>
        </w:rPr>
        <w:t xml:space="preserve"> soll nach einer kurzen Einführung (&lt; 1 Stunde) selbstständig benutzt werden können. Die Benutzung soll intuitiv sein, die grafische Oberfläche fortgeschritten und attraktiv.</w:t>
      </w:r>
    </w:p>
    <w:p w:rsidR="00504BBA" w:rsidRDefault="00504BBA"/>
    <w:p w:rsidR="00504BBA" w:rsidRDefault="00750C7F">
      <w:r>
        <w:rPr>
          <w:color w:val="434343"/>
          <w:sz w:val="28"/>
          <w:szCs w:val="28"/>
        </w:rPr>
        <w:t>/NF 800/ Zuverlässigkeit</w:t>
      </w:r>
      <w:r>
        <w:br/>
        <w:t xml:space="preserve">Das </w:t>
      </w:r>
      <w:proofErr w:type="spellStart"/>
      <w:r>
        <w:t>Plugin</w:t>
      </w:r>
      <w:proofErr w:type="spellEnd"/>
      <w:r>
        <w:t xml:space="preserve"> soll, sofern es in den spezifizierten Rahmenbedingungen korrekt verwendet wird, bei 1000 Einsätzen nicht häufiger als einmal unerwartet nicht mehr funktionieren.</w:t>
      </w:r>
    </w:p>
    <w:p w:rsidR="00504BBA" w:rsidRDefault="00504BBA"/>
    <w:p w:rsidR="00504BBA" w:rsidRDefault="00750C7F">
      <w:r>
        <w:rPr>
          <w:color w:val="434343"/>
          <w:sz w:val="28"/>
          <w:szCs w:val="28"/>
        </w:rPr>
        <w:t>/NF 900/ Übertragbarkeit</w:t>
      </w:r>
      <w:r>
        <w:br/>
        <w:t xml:space="preserve">Die mit dem </w:t>
      </w:r>
      <w:proofErr w:type="spellStart"/>
      <w:r>
        <w:t>Plugin</w:t>
      </w:r>
      <w:proofErr w:type="spellEnd"/>
      <w:r>
        <w:t xml:space="preserve"> erstellten AML-Dateien sind mit dem AutomationML Editor benutzbar.</w:t>
      </w:r>
    </w:p>
    <w:p w:rsidR="00504BBA" w:rsidRDefault="00504BBA"/>
    <w:p w:rsidR="00504BBA" w:rsidRDefault="00750C7F">
      <w:r>
        <w:rPr>
          <w:color w:val="434343"/>
          <w:sz w:val="28"/>
          <w:szCs w:val="28"/>
        </w:rPr>
        <w:t>/NF 1000/ Richtigkeit</w:t>
      </w:r>
    </w:p>
    <w:p w:rsidR="00504BBA" w:rsidRDefault="00750C7F">
      <w:r>
        <w:t>Es ist möglich, korrekte AML-Dateien zu erstellen.</w:t>
      </w:r>
    </w:p>
    <w:p w:rsidR="00504BBA" w:rsidRDefault="00504BBA"/>
    <w:p w:rsidR="00504BBA" w:rsidRDefault="00750C7F">
      <w:r>
        <w:rPr>
          <w:color w:val="434343"/>
          <w:sz w:val="28"/>
          <w:szCs w:val="28"/>
        </w:rPr>
        <w:t>/NF 1100/ Interoperabilität</w:t>
      </w:r>
    </w:p>
    <w:p w:rsidR="00504BBA" w:rsidRDefault="00750C7F">
      <w:r>
        <w:t xml:space="preserve">Das </w:t>
      </w:r>
      <w:proofErr w:type="spellStart"/>
      <w:r>
        <w:t>Plugin</w:t>
      </w:r>
      <w:proofErr w:type="spellEnd"/>
      <w:r>
        <w:t xml:space="preserve"> arbeitet ordnungsgemäß mit dem AML Editor zusammen.</w:t>
      </w:r>
    </w:p>
    <w:p w:rsidR="00504BBA" w:rsidRDefault="00504BBA"/>
    <w:p w:rsidR="00504BBA" w:rsidRDefault="00750C7F">
      <w:r>
        <w:rPr>
          <w:color w:val="434343"/>
          <w:sz w:val="28"/>
          <w:szCs w:val="28"/>
        </w:rPr>
        <w:t>/NF 1200/ Testbarkeit</w:t>
      </w:r>
    </w:p>
    <w:p w:rsidR="00504BBA" w:rsidRDefault="00750C7F">
      <w:r>
        <w:t xml:space="preserve">Das </w:t>
      </w:r>
      <w:proofErr w:type="spellStart"/>
      <w:r>
        <w:t>Plugin</w:t>
      </w:r>
      <w:proofErr w:type="spellEnd"/>
      <w:r>
        <w:t xml:space="preserve"> soll mit den üblichen Testmitteln geprüft werden können.</w:t>
      </w:r>
    </w:p>
    <w:p w:rsidR="00504BBA" w:rsidRDefault="00504BBA"/>
    <w:p w:rsidR="00504BBA" w:rsidRDefault="00750C7F">
      <w:r>
        <w:rPr>
          <w:color w:val="434343"/>
          <w:sz w:val="28"/>
          <w:szCs w:val="28"/>
        </w:rPr>
        <w:t>/NF 1300/ Wartbarkeit</w:t>
      </w:r>
    </w:p>
    <w:p w:rsidR="00504BBA" w:rsidRDefault="00750C7F">
      <w:r>
        <w:t>Einfachere Oberflächenänderungen sollen effizient möglich sein.</w:t>
      </w:r>
      <w:r>
        <w:br w:type="page"/>
      </w:r>
    </w:p>
    <w:p w:rsidR="00504BBA" w:rsidRDefault="00504BBA"/>
    <w:p w:rsidR="00504BBA" w:rsidRDefault="00750C7F">
      <w:pPr>
        <w:pStyle w:val="berschrift1"/>
        <w:contextualSpacing w:val="0"/>
      </w:pPr>
      <w:bookmarkStart w:id="142" w:name="h.pxzhvyb226ms" w:colFirst="0" w:colLast="0"/>
      <w:bookmarkStart w:id="143" w:name="_Toc440580198"/>
      <w:bookmarkEnd w:id="142"/>
      <w:r>
        <w:t>7. Globale Testfälle</w:t>
      </w:r>
      <w:bookmarkEnd w:id="143"/>
    </w:p>
    <w:p w:rsidR="00504BBA" w:rsidRDefault="00750C7F">
      <w:pPr>
        <w:pStyle w:val="berschrift2"/>
        <w:contextualSpacing w:val="0"/>
      </w:pPr>
      <w:bookmarkStart w:id="144" w:name="h.h70iizsn2wbf" w:colFirst="0" w:colLast="0"/>
      <w:bookmarkStart w:id="145" w:name="_Toc440580199"/>
      <w:bookmarkEnd w:id="144"/>
      <w:r>
        <w:t>7.1 Testfälle für funktionale Anforderungen</w:t>
      </w:r>
      <w:bookmarkEnd w:id="145"/>
    </w:p>
    <w:p w:rsidR="00504BBA" w:rsidRDefault="00750C7F" w:rsidP="00750C7F">
      <w:pPr>
        <w:pStyle w:val="berschrift4"/>
      </w:pPr>
      <w:bookmarkStart w:id="146" w:name="h.l5zehju3d5c7" w:colFirst="0" w:colLast="0"/>
      <w:bookmarkEnd w:id="146"/>
      <w:r>
        <w:t>/TFA 100/</w:t>
      </w:r>
    </w:p>
    <w:p w:rsidR="00504BBA" w:rsidRDefault="00750C7F">
      <w:r>
        <w:t>Das Öffnen, Verändern, Abspeichern und anschließende Schließen einer *.</w:t>
      </w:r>
      <w:proofErr w:type="spellStart"/>
      <w:r>
        <w:t>aml</w:t>
      </w:r>
      <w:proofErr w:type="spellEnd"/>
      <w:r>
        <w:t xml:space="preserve"> Datei erfolgt problemlos.</w:t>
      </w:r>
    </w:p>
    <w:p w:rsidR="00504BBA" w:rsidRDefault="00750C7F" w:rsidP="00750C7F">
      <w:pPr>
        <w:pStyle w:val="berschrift4"/>
      </w:pPr>
      <w:bookmarkStart w:id="147" w:name="h.zf4ntn9m62a" w:colFirst="0" w:colLast="0"/>
      <w:bookmarkEnd w:id="147"/>
      <w:r>
        <w:t>/TFA 100.1/</w:t>
      </w:r>
    </w:p>
    <w:p w:rsidR="00504BBA" w:rsidRDefault="00750C7F">
      <w:r>
        <w:t>Es wird versucht, eine Datei zu öffnen, die nicht die Endung .</w:t>
      </w:r>
      <w:proofErr w:type="spellStart"/>
      <w:r>
        <w:t>aml</w:t>
      </w:r>
      <w:proofErr w:type="spellEnd"/>
      <w:r>
        <w:t xml:space="preserve"> trägt. Die Datei wird dabei im “Datei öffnen”-Dialog nicht angezeigt.</w:t>
      </w:r>
    </w:p>
    <w:p w:rsidR="00504BBA" w:rsidRDefault="00750C7F" w:rsidP="00750C7F">
      <w:pPr>
        <w:pStyle w:val="berschrift4"/>
      </w:pPr>
      <w:bookmarkStart w:id="148" w:name="h.oo80cs3ema5k" w:colFirst="0" w:colLast="0"/>
      <w:bookmarkEnd w:id="148"/>
      <w:r>
        <w:t>/TFA 100.2/</w:t>
      </w:r>
    </w:p>
    <w:p w:rsidR="00504BBA" w:rsidRDefault="00750C7F">
      <w:r>
        <w:t>Es wird versucht, eine Datei zu öffnen, die nicht vom AML Editor akzeptiert wird. Das Öffnen schlägt fehl.</w:t>
      </w:r>
    </w:p>
    <w:p w:rsidR="00504BBA" w:rsidRDefault="00750C7F" w:rsidP="00750C7F">
      <w:pPr>
        <w:pStyle w:val="berschrift4"/>
      </w:pPr>
      <w:bookmarkStart w:id="149" w:name="h.gfkbpa7prio0" w:colFirst="0" w:colLast="0"/>
      <w:bookmarkEnd w:id="149"/>
      <w:r>
        <w:t>/TFA 100.3/</w:t>
      </w:r>
    </w:p>
    <w:p w:rsidR="00504BBA" w:rsidRDefault="00750C7F">
      <w:r>
        <w:t>Es wird versucht, eine gültige AML-Bibliothek zu öffnen. Diese wird erfolgreich geladen.</w:t>
      </w:r>
    </w:p>
    <w:p w:rsidR="00504BBA" w:rsidRDefault="00750C7F" w:rsidP="00750C7F">
      <w:pPr>
        <w:pStyle w:val="berschrift4"/>
      </w:pPr>
      <w:bookmarkStart w:id="150" w:name="h.1jecqko0k729" w:colFirst="0" w:colLast="0"/>
      <w:bookmarkEnd w:id="150"/>
      <w:r>
        <w:t>/TFA 100.4/</w:t>
      </w:r>
    </w:p>
    <w:p w:rsidR="00504BBA" w:rsidRDefault="00750C7F">
      <w:r>
        <w:t>Es wird versucht, eine Bibliothek zu öffnen, die nicht vom AML Editor akzeptiert wird. Dies schlägt fehl.</w:t>
      </w:r>
    </w:p>
    <w:p w:rsidR="00504BBA" w:rsidRDefault="00750C7F" w:rsidP="00750C7F">
      <w:pPr>
        <w:pStyle w:val="berschrift4"/>
      </w:pPr>
      <w:bookmarkStart w:id="151" w:name="h.9o7vrlyxzp0w" w:colFirst="0" w:colLast="0"/>
      <w:bookmarkEnd w:id="151"/>
      <w:r>
        <w:t>/TFA 200/</w:t>
      </w:r>
    </w:p>
    <w:p w:rsidR="00504BBA" w:rsidRDefault="00750C7F">
      <w:r>
        <w:t xml:space="preserve">Das </w:t>
      </w:r>
      <w:proofErr w:type="spellStart"/>
      <w:r>
        <w:t>Plugin</w:t>
      </w:r>
      <w:proofErr w:type="spellEnd"/>
      <w:r>
        <w:t xml:space="preserve"> wird dem AML Editor erfolgreich hinzugefügt und in diesem sodann gestartet.</w:t>
      </w:r>
    </w:p>
    <w:p w:rsidR="00504BBA" w:rsidRDefault="00750C7F" w:rsidP="00E430CB">
      <w:pPr>
        <w:pStyle w:val="berschrift4"/>
      </w:pPr>
      <w:bookmarkStart w:id="152" w:name="h.18e8lnl4l8uq" w:colFirst="0" w:colLast="0"/>
      <w:bookmarkEnd w:id="152"/>
      <w:r>
        <w:t xml:space="preserve">/TFA 300/ </w:t>
      </w:r>
    </w:p>
    <w:p w:rsidR="00504BBA" w:rsidRDefault="00750C7F">
      <w:r>
        <w:t>Registerkartennavigation: Schließen, leere Registerkarte (RK) öffnen, RK mit Inhalt öffnen und verschieben.</w:t>
      </w:r>
    </w:p>
    <w:p w:rsidR="00504BBA" w:rsidRDefault="00750C7F" w:rsidP="00E430CB">
      <w:pPr>
        <w:pStyle w:val="berschrift4"/>
      </w:pPr>
      <w:bookmarkStart w:id="153" w:name="h.qti6xrz9mnh8" w:colFirst="0" w:colLast="0"/>
      <w:bookmarkEnd w:id="153"/>
      <w:r>
        <w:t>/TFA 300.1/</w:t>
      </w:r>
    </w:p>
    <w:p w:rsidR="00504BBA" w:rsidRDefault="00750C7F">
      <w:r>
        <w:t>Neue Registerkarten durch (doppel-)klicken auf den Namen eines Elements, entweder in der Hierarchie oder in einer Liste, öffnen</w:t>
      </w:r>
    </w:p>
    <w:p w:rsidR="00504BBA" w:rsidRDefault="00750C7F" w:rsidP="00E430CB">
      <w:pPr>
        <w:pStyle w:val="berschrift4"/>
      </w:pPr>
      <w:bookmarkStart w:id="154" w:name="h.ihng0i93pfku" w:colFirst="0" w:colLast="0"/>
      <w:bookmarkEnd w:id="154"/>
      <w:r>
        <w:t>/TFA 300.2/</w:t>
      </w:r>
    </w:p>
    <w:p w:rsidR="00504BBA" w:rsidRDefault="00750C7F">
      <w:r>
        <w:t xml:space="preserve">Es wird in einer Registerkarte ein Element angeklickt, sodass dieses nun in der Registerkarte angezeigt wird. Nun kann über die “Zurück”-Funktion das zuvor geöffnete Element angezeigt werden. </w:t>
      </w:r>
    </w:p>
    <w:p w:rsidR="00504BBA" w:rsidRDefault="00750C7F" w:rsidP="00E430CB">
      <w:pPr>
        <w:pStyle w:val="berschrift4"/>
      </w:pPr>
      <w:bookmarkStart w:id="155" w:name="h.d2wmmfd8fd63" w:colFirst="0" w:colLast="0"/>
      <w:bookmarkEnd w:id="155"/>
      <w:r>
        <w:lastRenderedPageBreak/>
        <w:t>/TFA 300.3/</w:t>
      </w:r>
    </w:p>
    <w:p w:rsidR="00504BBA" w:rsidRDefault="00750C7F">
      <w:r>
        <w:t>Es wird je ein Element jeden Typs in einer Registerkarte geöffnet. Dabei ist die Darstellung des Elements jeweils korrekt und vollständig.</w:t>
      </w:r>
    </w:p>
    <w:p w:rsidR="00504BBA" w:rsidRDefault="00750C7F" w:rsidP="00501ED3">
      <w:pPr>
        <w:pStyle w:val="berschrift4"/>
      </w:pPr>
      <w:bookmarkStart w:id="156" w:name="h.x3k9yrp785z2" w:colFirst="0" w:colLast="0"/>
      <w:bookmarkEnd w:id="156"/>
      <w:r>
        <w:t>/TFA 400/</w:t>
      </w:r>
    </w:p>
    <w:p w:rsidR="00504BBA" w:rsidRDefault="00750C7F">
      <w:r>
        <w:t>Alle beschriebenen AML-Beziehungen lassen sich modellieren.</w:t>
      </w:r>
    </w:p>
    <w:p w:rsidR="00504BBA" w:rsidRDefault="00750C7F" w:rsidP="00501ED3">
      <w:pPr>
        <w:pStyle w:val="berschrift4"/>
      </w:pPr>
      <w:bookmarkStart w:id="157" w:name="h.za2odnw4i24c" w:colFirst="0" w:colLast="0"/>
      <w:bookmarkEnd w:id="157"/>
      <w:r>
        <w:t>/TFA 500/</w:t>
      </w:r>
    </w:p>
    <w:p w:rsidR="00504BBA" w:rsidRDefault="00750C7F">
      <w:r>
        <w:t xml:space="preserve">Die Filterfunktion schränkt die angezeigten Elemente ein. Nach dem Löschen des Suchbegriffs wird der ursprüngliche Baum angezeigt. </w:t>
      </w:r>
    </w:p>
    <w:p w:rsidR="00504BBA" w:rsidRDefault="00750C7F" w:rsidP="00501ED3">
      <w:pPr>
        <w:pStyle w:val="berschrift4"/>
      </w:pPr>
      <w:bookmarkStart w:id="158" w:name="h.4wsjuprgkjrn" w:colFirst="0" w:colLast="0"/>
      <w:bookmarkEnd w:id="158"/>
      <w:r>
        <w:t>/TFA 600/</w:t>
      </w:r>
    </w:p>
    <w:p w:rsidR="00504BBA" w:rsidRDefault="00750C7F">
      <w:r>
        <w:t xml:space="preserve">In der Projektdatei ist der Status des Programms (Hierarchie, geöffnete Registerkarten) gespeichert, nachdem diese angelegt wurde. </w:t>
      </w:r>
    </w:p>
    <w:p w:rsidR="00504BBA" w:rsidRDefault="00750C7F" w:rsidP="00501ED3">
      <w:pPr>
        <w:pStyle w:val="berschrift4"/>
      </w:pPr>
      <w:bookmarkStart w:id="159" w:name="h.ehpq9wmjzjww" w:colFirst="0" w:colLast="0"/>
      <w:bookmarkEnd w:id="159"/>
      <w:r>
        <w:t>/TFA 700/</w:t>
      </w:r>
    </w:p>
    <w:p w:rsidR="00504BBA" w:rsidRDefault="00750C7F">
      <w:r>
        <w:t>Konsistenz zwischen den Inhalten der Registerkarten und der Hierarchie wird geprüft. Hierzu werden in der Hierarchie Veränderungen vorgenommen und es wird getestet, ob die Registerkarten angemessen reagieren. Daraufhin werden in den Registerkarten Änderungen durchgeführt und eine angemessene Reaktion der Hierarchie wird überprüft.</w:t>
      </w:r>
    </w:p>
    <w:p w:rsidR="00504BBA" w:rsidRDefault="00750C7F" w:rsidP="00501ED3">
      <w:pPr>
        <w:pStyle w:val="berschrift4"/>
      </w:pPr>
      <w:bookmarkStart w:id="160" w:name="h.jj5i2han2nme" w:colFirst="0" w:colLast="0"/>
      <w:bookmarkEnd w:id="160"/>
      <w:r>
        <w:t>/TFA 800/</w:t>
      </w:r>
    </w:p>
    <w:p w:rsidR="00504BBA" w:rsidRDefault="00750C7F">
      <w:r>
        <w:t>Ein Panel fügt nur Elemente des zugehörigen Typs ein (z.B. das Panel für Interne Elemente fügt keine Schnittstelle ein).</w:t>
      </w:r>
    </w:p>
    <w:p w:rsidR="00504BBA" w:rsidRDefault="00750C7F" w:rsidP="00501ED3">
      <w:pPr>
        <w:pStyle w:val="berschrift4"/>
      </w:pPr>
      <w:bookmarkStart w:id="161" w:name="h.8wwxfj7wqaw4" w:colFirst="0" w:colLast="0"/>
      <w:bookmarkEnd w:id="161"/>
      <w:r>
        <w:t>/TFA 900/</w:t>
      </w:r>
    </w:p>
    <w:p w:rsidR="00504BBA" w:rsidRDefault="00750C7F">
      <w:r>
        <w:t>Die Hierarchiedarstellung ist vollständig und korrekt. Sie bleibt es, nachdem Elemente hinzugefügt und daraufhin gelöscht werden.</w:t>
      </w:r>
    </w:p>
    <w:p w:rsidR="00504BBA" w:rsidRDefault="00750C7F" w:rsidP="00501ED3">
      <w:pPr>
        <w:pStyle w:val="berschrift4"/>
      </w:pPr>
      <w:bookmarkStart w:id="162" w:name="h.knap7z3m8ia2" w:colFirst="0" w:colLast="0"/>
      <w:bookmarkEnd w:id="162"/>
      <w:r>
        <w:t>/TFA 900.1/</w:t>
      </w:r>
    </w:p>
    <w:p w:rsidR="00504BBA" w:rsidRDefault="00750C7F">
      <w:r>
        <w:t>Aus der Hierarchiedarstellung heraus wird ein Element in einer neuen Registerkarte geöffnet. In der Registerkarte öffnet sich das korrekte Element.</w:t>
      </w:r>
    </w:p>
    <w:p w:rsidR="00504BBA" w:rsidRDefault="00750C7F" w:rsidP="00501ED3">
      <w:pPr>
        <w:pStyle w:val="berschrift4"/>
      </w:pPr>
      <w:bookmarkStart w:id="163" w:name="h.2hw7sjh24z3q" w:colFirst="0" w:colLast="0"/>
      <w:bookmarkEnd w:id="163"/>
      <w:r>
        <w:t>/TFA 1000/</w:t>
      </w:r>
    </w:p>
    <w:p w:rsidR="00504BBA" w:rsidRDefault="00750C7F">
      <w:r>
        <w:t>Es werden Einstellungen vorgenommen und diese gespeichert. Die nun entstehende Konfigurationsdatei enthält die korrekten Einstellungen.</w:t>
      </w:r>
    </w:p>
    <w:p w:rsidR="00504BBA" w:rsidRDefault="00750C7F" w:rsidP="00501ED3">
      <w:pPr>
        <w:pStyle w:val="berschrift4"/>
      </w:pPr>
      <w:bookmarkStart w:id="164" w:name="h.4nrg1kp5m7vn" w:colFirst="0" w:colLast="0"/>
      <w:bookmarkEnd w:id="164"/>
      <w:r>
        <w:t>/TFA 1100/</w:t>
      </w:r>
    </w:p>
    <w:p w:rsidR="00504BBA" w:rsidRDefault="00750C7F">
      <w:r>
        <w:t xml:space="preserve">Es wird eine korrekte AML-Datei geöffnet, gültig verändert und versucht, das </w:t>
      </w:r>
      <w:proofErr w:type="spellStart"/>
      <w:r>
        <w:t>Plugin</w:t>
      </w:r>
      <w:proofErr w:type="spellEnd"/>
      <w:r>
        <w:t xml:space="preserve"> zu schließen, ohne die Datei vorher zu speichern. Sofern die Warnungen nicht ausgeschaltet wurden, erfolgt eine Warnung.</w:t>
      </w:r>
    </w:p>
    <w:p w:rsidR="00504BBA" w:rsidRDefault="00504BBA"/>
    <w:p w:rsidR="00504BBA" w:rsidRDefault="00750C7F">
      <w:r>
        <w:rPr>
          <w:sz w:val="32"/>
          <w:szCs w:val="32"/>
        </w:rPr>
        <w:lastRenderedPageBreak/>
        <w:t>7.2 Testfälle für nichtfunktionale Anforderungen</w:t>
      </w:r>
    </w:p>
    <w:p w:rsidR="00504BBA" w:rsidRDefault="00750C7F" w:rsidP="00501ED3">
      <w:pPr>
        <w:pStyle w:val="berschrift4"/>
      </w:pPr>
      <w:bookmarkStart w:id="165" w:name="h.rmd276ib817x" w:colFirst="0" w:colLast="0"/>
      <w:bookmarkEnd w:id="165"/>
      <w:r>
        <w:t>/TNFA 100/</w:t>
      </w:r>
    </w:p>
    <w:p w:rsidR="00504BBA" w:rsidRDefault="00750C7F">
      <w:r>
        <w:t>Nach dem Öffnen einer Datei gibt es innerhalb von einer Sekunde eine Rückmeldung.</w:t>
      </w:r>
    </w:p>
    <w:p w:rsidR="00504BBA" w:rsidRDefault="00750C7F" w:rsidP="00501ED3">
      <w:pPr>
        <w:pStyle w:val="berschrift4"/>
      </w:pPr>
      <w:bookmarkStart w:id="166" w:name="h.8qpt2do7hk6g" w:colFirst="0" w:colLast="0"/>
      <w:bookmarkEnd w:id="166"/>
      <w:r>
        <w:t>/TNFA 200/</w:t>
      </w:r>
    </w:p>
    <w:p w:rsidR="00504BBA" w:rsidRDefault="00750C7F">
      <w:pPr>
        <w:spacing w:before="100"/>
      </w:pPr>
      <w:r>
        <w:t xml:space="preserve">Es werden 10 Registerkarten geöffnet. Das Programm läuft stabil. </w:t>
      </w:r>
    </w:p>
    <w:p w:rsidR="00504BBA" w:rsidRDefault="00750C7F" w:rsidP="00501ED3">
      <w:pPr>
        <w:pStyle w:val="berschrift4"/>
      </w:pPr>
      <w:bookmarkStart w:id="167" w:name="h.cgazavbl0eyw" w:colFirst="0" w:colLast="0"/>
      <w:bookmarkEnd w:id="167"/>
      <w:r>
        <w:t>/TNFA 300/</w:t>
      </w:r>
    </w:p>
    <w:p w:rsidR="00504BBA" w:rsidRDefault="00750C7F">
      <w:r>
        <w:t xml:space="preserve">Es wird </w:t>
      </w:r>
      <w:proofErr w:type="gramStart"/>
      <w:r>
        <w:t>ein</w:t>
      </w:r>
      <w:proofErr w:type="gramEnd"/>
      <w:r>
        <w:t xml:space="preserve"> AML-Modelle mit einem Umfang von 500 Elementen geöffnet. Das Programm läuft stabil.</w:t>
      </w:r>
    </w:p>
    <w:p w:rsidR="00504BBA" w:rsidRDefault="00750C7F" w:rsidP="00501ED3">
      <w:pPr>
        <w:pStyle w:val="berschrift4"/>
      </w:pPr>
      <w:bookmarkStart w:id="168" w:name="h.6u7uq03lfel9" w:colFirst="0" w:colLast="0"/>
      <w:bookmarkEnd w:id="168"/>
      <w:r>
        <w:t>/TNFA 500/</w:t>
      </w:r>
    </w:p>
    <w:p w:rsidR="00504BBA" w:rsidRDefault="00750C7F">
      <w:r>
        <w:t>Es werden 10 Registerkarten geöffnet und dann nacheinander geschlossen. Alle drei Registerkarten lassen sich sodann exakt wiederherstellen.</w:t>
      </w:r>
    </w:p>
    <w:p w:rsidR="00504BBA" w:rsidRDefault="00750C7F" w:rsidP="00501ED3">
      <w:pPr>
        <w:pStyle w:val="berschrift4"/>
      </w:pPr>
      <w:bookmarkStart w:id="169" w:name="h.9lk2sdflogcd" w:colFirst="0" w:colLast="0"/>
      <w:bookmarkEnd w:id="169"/>
      <w:r>
        <w:t>/TNFA 600/</w:t>
      </w:r>
    </w:p>
    <w:p w:rsidR="00504BBA" w:rsidRDefault="00750C7F">
      <w:r>
        <w:t xml:space="preserve">Eine Registerkarte mit einem Element wird geöffnet. Es werden 10 Navigationsschritte in dieser Registerkarte nach vorne gemacht. Dann werden 10 Navigationsschritte in derselben Registerkarte zurück gemacht; zwischendurch erfolgen keine weiteren Aktionen. Nun wird wieder dasselbe </w:t>
      </w:r>
      <w:proofErr w:type="gramStart"/>
      <w:r>
        <w:t>Elemente</w:t>
      </w:r>
      <w:proofErr w:type="gramEnd"/>
      <w:r>
        <w:t xml:space="preserve"> wie vor dem ersten Navigationsschritte nach vorne angezeigt.</w:t>
      </w:r>
    </w:p>
    <w:p w:rsidR="00504BBA" w:rsidRDefault="00750C7F" w:rsidP="00501ED3">
      <w:pPr>
        <w:pStyle w:val="berschrift4"/>
      </w:pPr>
      <w:bookmarkStart w:id="170" w:name="h.mc4eolxxxq4w" w:colFirst="0" w:colLast="0"/>
      <w:bookmarkEnd w:id="170"/>
      <w:r>
        <w:t>/TNFA 700/</w:t>
      </w:r>
    </w:p>
    <w:p w:rsidR="00504BBA" w:rsidRDefault="00750C7F">
      <w:r>
        <w:t xml:space="preserve">Es wird ein gültiges AML-Modell geöffnet. Es werden dann mehrere Elemente in verschiedenen Registerkarten geöffnet. Dann wird das </w:t>
      </w:r>
      <w:proofErr w:type="spellStart"/>
      <w:r>
        <w:t>Plugin</w:t>
      </w:r>
      <w:proofErr w:type="spellEnd"/>
      <w:r>
        <w:t xml:space="preserve"> mit Abspeichern einer Projektdatei geschlossen. Nun wird dasselbe AML-Modell manuell so geändert, dass mindestens ein Element, das in einer Registerkarte geöffnet war, entfernt wird. Die Änderung ist gültig, so dass weiterhin ein valides AML-Modell vorliegt. Nun wird das AML-Modell samt zugehöriger Projektdatei geöffnet. Das </w:t>
      </w:r>
      <w:proofErr w:type="spellStart"/>
      <w:r>
        <w:t>Plugin</w:t>
      </w:r>
      <w:proofErr w:type="spellEnd"/>
      <w:r>
        <w:t xml:space="preserve"> registriert die Entfernung und schließt die betreffende Registerkarte.</w:t>
      </w:r>
    </w:p>
    <w:p w:rsidR="00504BBA" w:rsidRDefault="00750C7F" w:rsidP="00501ED3">
      <w:pPr>
        <w:pStyle w:val="berschrift4"/>
      </w:pPr>
      <w:bookmarkStart w:id="171" w:name="h.s3wzwspjk6lk" w:colFirst="0" w:colLast="0"/>
      <w:bookmarkEnd w:id="171"/>
      <w:r>
        <w:t>/TNFA 800/</w:t>
      </w:r>
    </w:p>
    <w:p w:rsidR="00504BBA" w:rsidRDefault="00750C7F">
      <w:r>
        <w:t xml:space="preserve">Es wird eine Befragung mit mindestens 10 Personen durchgeführt, die nicht direkt an der Entwicklung des </w:t>
      </w:r>
      <w:proofErr w:type="spellStart"/>
      <w:r>
        <w:t>Plugins</w:t>
      </w:r>
      <w:proofErr w:type="spellEnd"/>
      <w:r>
        <w:t xml:space="preserve"> beteiligt sind. Die Personen werden hinsichtlich Attraktivität der Benutzeroberfläche und intuitiver Bedienung befragt und geben eine Bewertung ab. Es kann auch ein Vergleich mit der bestehenden Oberfläche erfolgen.</w:t>
      </w:r>
    </w:p>
    <w:p w:rsidR="00504BBA" w:rsidRDefault="00750C7F" w:rsidP="00501ED3">
      <w:pPr>
        <w:pStyle w:val="berschrift4"/>
      </w:pPr>
      <w:bookmarkStart w:id="172" w:name="h.igb3t2urghge" w:colFirst="0" w:colLast="0"/>
      <w:bookmarkEnd w:id="172"/>
      <w:r>
        <w:t>/TNFA 900/</w:t>
      </w:r>
    </w:p>
    <w:p w:rsidR="00504BBA" w:rsidRDefault="00750C7F">
      <w:r>
        <w:t>Es soll die Position der Filterfunktion der Hierarchie durch das Entwicklerteam verändert werden. Die dafür benötigte Zeit wird gemessen und sollte unter 1 Stunde liegen.</w:t>
      </w:r>
    </w:p>
    <w:p w:rsidR="00504BBA" w:rsidRDefault="00750C7F">
      <w:bookmarkStart w:id="173" w:name="h.tvi8m1jg8cdn" w:colFirst="0" w:colLast="0"/>
      <w:bookmarkEnd w:id="173"/>
      <w:r>
        <w:br w:type="page"/>
      </w:r>
    </w:p>
    <w:p w:rsidR="00504BBA" w:rsidRDefault="00750C7F">
      <w:pPr>
        <w:pStyle w:val="berschrift1"/>
        <w:contextualSpacing w:val="0"/>
      </w:pPr>
      <w:bookmarkStart w:id="174" w:name="h.kyzjr8oc4jz6" w:colFirst="0" w:colLast="0"/>
      <w:bookmarkStart w:id="175" w:name="h.4ijbmt27nlt" w:colFirst="0" w:colLast="0"/>
      <w:bookmarkStart w:id="176" w:name="_Toc440580200"/>
      <w:bookmarkEnd w:id="174"/>
      <w:bookmarkEnd w:id="175"/>
      <w:r>
        <w:lastRenderedPageBreak/>
        <w:t>8. Systemmodelle</w:t>
      </w:r>
      <w:bookmarkEnd w:id="176"/>
    </w:p>
    <w:p w:rsidR="00504BBA" w:rsidRDefault="00750C7F">
      <w:pPr>
        <w:pStyle w:val="berschrift2"/>
        <w:contextualSpacing w:val="0"/>
      </w:pPr>
      <w:bookmarkStart w:id="177" w:name="h.tjn0w3pn96qp" w:colFirst="0" w:colLast="0"/>
      <w:bookmarkStart w:id="178" w:name="_Toc440580201"/>
      <w:bookmarkEnd w:id="177"/>
      <w:r>
        <w:t xml:space="preserve">8.1 Szenario </w:t>
      </w:r>
      <w:r>
        <w:rPr>
          <w:sz w:val="28"/>
          <w:szCs w:val="28"/>
        </w:rPr>
        <w:t>(gestützt auf „</w:t>
      </w:r>
      <w:proofErr w:type="spellStart"/>
      <w:r>
        <w:rPr>
          <w:sz w:val="28"/>
          <w:szCs w:val="28"/>
        </w:rPr>
        <w:t>SecPnW_Industriewaschmaschine.aml</w:t>
      </w:r>
      <w:proofErr w:type="spellEnd"/>
      <w:r>
        <w:rPr>
          <w:sz w:val="28"/>
          <w:szCs w:val="28"/>
        </w:rPr>
        <w:t>“)</w:t>
      </w:r>
      <w:bookmarkEnd w:id="178"/>
    </w:p>
    <w:p w:rsidR="00504BBA" w:rsidRDefault="00750C7F">
      <w:r>
        <w:t xml:space="preserve">Martin möchte eine neue Industriewaschanlage des Typs </w:t>
      </w:r>
      <w:proofErr w:type="spellStart"/>
      <w:r>
        <w:t>Dolphin</w:t>
      </w:r>
      <w:proofErr w:type="spellEnd"/>
      <w:r>
        <w:t xml:space="preserve"> modellieren.</w:t>
      </w:r>
    </w:p>
    <w:p w:rsidR="00504BBA" w:rsidRDefault="00750C7F">
      <w:r>
        <w:t xml:space="preserve">Er öffnet den AutomationML Editor 4.1.6 und startet das </w:t>
      </w:r>
      <w:proofErr w:type="spellStart"/>
      <w:r>
        <w:t>Plugin</w:t>
      </w:r>
      <w:proofErr w:type="spellEnd"/>
      <w:r>
        <w:t>. Martin entscheidet sich dafür, die AML-Datei „</w:t>
      </w:r>
      <w:proofErr w:type="spellStart"/>
      <w:r>
        <w:t>SecPnW_Industriewaschmaschine.aml</w:t>
      </w:r>
      <w:proofErr w:type="spellEnd"/>
      <w:r>
        <w:t xml:space="preserve">“ über </w:t>
      </w:r>
      <w:r>
        <w:rPr>
          <w:i/>
        </w:rPr>
        <w:t>Datei-&gt;Öffnen</w:t>
      </w:r>
      <w:r>
        <w:t xml:space="preserve"> zu öffnen und darin eine neue Anlage zu erstellen. Er nennt die neue Anlage „</w:t>
      </w:r>
      <w:proofErr w:type="spellStart"/>
      <w:r>
        <w:t>Dolphin</w:t>
      </w:r>
      <w:proofErr w:type="spellEnd"/>
      <w:r>
        <w:t>“ (vgl. Abb. 1, Kap 8.3), indem er diesen Namen in das dafür vorgesehene Feld einträgt.</w:t>
      </w:r>
    </w:p>
    <w:p w:rsidR="00504BBA" w:rsidRDefault="00750C7F">
      <w:r>
        <w:t xml:space="preserve">Anschließend erstellt er ein neues </w:t>
      </w:r>
      <w:proofErr w:type="spellStart"/>
      <w:r>
        <w:t>InternalElement</w:t>
      </w:r>
      <w:proofErr w:type="spellEnd"/>
      <w:r>
        <w:t xml:space="preserve"> „Waschen“, welches in der </w:t>
      </w:r>
      <w:proofErr w:type="spellStart"/>
      <w:r>
        <w:t>Baumhierachie</w:t>
      </w:r>
      <w:proofErr w:type="spellEnd"/>
      <w:r>
        <w:t xml:space="preserve"> auf der linken Seite hinzugefügt wird und in der aktuellen Registerkarte der Anlage in der Typgruppe „Existierende </w:t>
      </w:r>
      <w:proofErr w:type="spellStart"/>
      <w:r>
        <w:t>InternalElements</w:t>
      </w:r>
      <w:proofErr w:type="spellEnd"/>
      <w:r>
        <w:t>“ angezeigt wird.</w:t>
      </w:r>
    </w:p>
    <w:p w:rsidR="00504BBA" w:rsidRDefault="00750C7F">
      <w:r>
        <w:t xml:space="preserve">Um schneller zwischen den Elementen wechseln zu können, öffnet er das neue </w:t>
      </w:r>
      <w:proofErr w:type="spellStart"/>
      <w:r>
        <w:t>InternalElement</w:t>
      </w:r>
      <w:proofErr w:type="spellEnd"/>
      <w:r>
        <w:t xml:space="preserve"> „Waschen“ über einen Rechtsklick auf das Element im Baum in einer neuen Registerkarte und wechselt in diese. Nun werden ihm Optionen und Informationen über dieses Element angezeigt (vgl. Abb. 2, Kap 8.3., hier mit allen Unterelementen geöffnet).</w:t>
      </w:r>
    </w:p>
    <w:p w:rsidR="00504BBA" w:rsidRDefault="00750C7F">
      <w:r>
        <w:t>Will er nun die in diesem Element untergeordneten Interfaces einsehen oder ein neues Interface hinzufügen, so kann er diese durch Anklicken aufklappen (in Abb. 2 Punkt 2, Kap 8.3 bereits offen). Auf diese Weise kann er die Subelemente auch wieder verbergen.</w:t>
      </w:r>
    </w:p>
    <w:p w:rsidR="00504BBA" w:rsidRDefault="00750C7F">
      <w:r>
        <w:t>Martin entscheidet sich dafür, ein neues Interface „</w:t>
      </w:r>
      <w:proofErr w:type="spellStart"/>
      <w:r>
        <w:t>NachfolgerModulInterface</w:t>
      </w:r>
      <w:proofErr w:type="spellEnd"/>
      <w:r>
        <w:t xml:space="preserve">“ zu dem </w:t>
      </w:r>
      <w:proofErr w:type="spellStart"/>
      <w:r>
        <w:t>InternalElement</w:t>
      </w:r>
      <w:proofErr w:type="spellEnd"/>
      <w:r>
        <w:t xml:space="preserve"> „Waschen“ hinzuzufügen und öffnet es durch einen Klick darauf in derselben Registerkarte. Nun kann er sowohl den Namen einsehen und ändern, als auch die Attribute des Interfaces auflisten lassen(vgl. Abb. 3, Kap 8.3). Zugunsten der Übersichtlichkeit kann die </w:t>
      </w:r>
      <w:proofErr w:type="spellStart"/>
      <w:r>
        <w:t>Attributsliste</w:t>
      </w:r>
      <w:proofErr w:type="spellEnd"/>
      <w:r>
        <w:t xml:space="preserve"> auch ausgeblendet werden.</w:t>
      </w:r>
    </w:p>
    <w:p w:rsidR="00504BBA" w:rsidRDefault="00750C7F">
      <w:r>
        <w:t xml:space="preserve"> </w:t>
      </w:r>
    </w:p>
    <w:p w:rsidR="00504BBA" w:rsidRDefault="00750C7F">
      <w:r>
        <w:t xml:space="preserve">Nach dem Erstellen weiterer Elemente kann Martin seine neu erstellte Anlage in der </w:t>
      </w:r>
      <w:proofErr w:type="spellStart"/>
      <w:r>
        <w:t>Baumhierachie</w:t>
      </w:r>
      <w:proofErr w:type="spellEnd"/>
      <w:r>
        <w:t xml:space="preserve"> auf der linken Seite der grafischen Benutzeroberfläche betrachten und einfach durch sie navigieren (vgl. Abb.1 Punkt 6, Kap 8.3).</w:t>
      </w:r>
    </w:p>
    <w:p w:rsidR="00504BBA" w:rsidRDefault="00750C7F">
      <w:r>
        <w:t xml:space="preserve">Martin ist mit seiner Arbeit zufrieden und speichert diese über </w:t>
      </w:r>
      <w:r>
        <w:rPr>
          <w:i/>
        </w:rPr>
        <w:t>Datei-&gt;Speichern unter</w:t>
      </w:r>
      <w:r>
        <w:t xml:space="preserve"> mit einem geeigneten Namen an gewünschter Stelle ab.</w:t>
      </w:r>
    </w:p>
    <w:p w:rsidR="00504BBA" w:rsidRDefault="00504BBA"/>
    <w:p w:rsidR="00501ED3" w:rsidRDefault="00750C7F">
      <w:pPr>
        <w:pStyle w:val="berschrift2"/>
        <w:contextualSpacing w:val="0"/>
      </w:pPr>
      <w:bookmarkStart w:id="179" w:name="h.rmmmbsmunv4h" w:colFirst="0" w:colLast="0"/>
      <w:bookmarkStart w:id="180" w:name="_Toc440580202"/>
      <w:bookmarkEnd w:id="179"/>
      <w:r>
        <w:t>8.2 Anwendungsfalldiagramm</w:t>
      </w:r>
      <w:bookmarkEnd w:id="180"/>
    </w:p>
    <w:p w:rsidR="00501ED3" w:rsidRPr="00501ED3" w:rsidRDefault="00501ED3" w:rsidP="00501ED3"/>
    <w:commentRangeStart w:id="181"/>
    <w:p w:rsidR="00504BBA" w:rsidRPr="00501ED3" w:rsidRDefault="00750C7F" w:rsidP="00501ED3">
      <w:r w:rsidRPr="00501ED3">
        <w:rPr>
          <w:noProof/>
        </w:rPr>
        <w:lastRenderedPageBreak/>
        <mc:AlternateContent>
          <mc:Choice Requires="wpg">
            <w:drawing>
              <wp:inline distT="114300" distB="114300" distL="114300" distR="114300" wp14:anchorId="4480DD9E" wp14:editId="1EC2DA6E">
                <wp:extent cx="5619750" cy="5172075"/>
                <wp:effectExtent l="0" t="0" r="0" b="28575"/>
                <wp:docPr id="21" name="Gruppieren 21"/>
                <wp:cNvGraphicFramePr/>
                <a:graphic xmlns:a="http://schemas.openxmlformats.org/drawingml/2006/main">
                  <a:graphicData uri="http://schemas.microsoft.com/office/word/2010/wordprocessingGroup">
                    <wpg:wgp>
                      <wpg:cNvGrpSpPr/>
                      <wpg:grpSpPr>
                        <a:xfrm>
                          <a:off x="0" y="0"/>
                          <a:ext cx="5619750" cy="5172075"/>
                          <a:chOff x="1537725" y="622325"/>
                          <a:chExt cx="5598603" cy="5156100"/>
                        </a:xfrm>
                      </wpg:grpSpPr>
                      <wps:wsp>
                        <wps:cNvPr id="1" name="Rechteck 1"/>
                        <wps:cNvSpPr/>
                        <wps:spPr>
                          <a:xfrm>
                            <a:off x="2884325" y="3255725"/>
                            <a:ext cx="3078300" cy="2522700"/>
                          </a:xfrm>
                          <a:prstGeom prst="rect">
                            <a:avLst/>
                          </a:prstGeom>
                          <a:solidFill>
                            <a:srgbClr val="F3F3F3"/>
                          </a:solidFill>
                          <a:ln w="9525" cap="flat" cmpd="sng">
                            <a:solidFill>
                              <a:srgbClr val="000000"/>
                            </a:solidFill>
                            <a:prstDash val="solid"/>
                            <a:round/>
                            <a:headEnd type="none" w="med" len="med"/>
                            <a:tailEnd type="none" w="med" len="med"/>
                          </a:ln>
                        </wps:spPr>
                        <wps:txbx>
                          <w:txbxContent>
                            <w:p w:rsidR="009D5B5D" w:rsidRPr="00501ED3" w:rsidRDefault="009D5B5D" w:rsidP="00501ED3"/>
                          </w:txbxContent>
                        </wps:txbx>
                        <wps:bodyPr lIns="91425" tIns="91425" rIns="91425" bIns="91425" anchor="ctr" anchorCtr="0"/>
                      </wps:wsp>
                      <wps:wsp>
                        <wps:cNvPr id="2" name="Rechteck 2"/>
                        <wps:cNvSpPr/>
                        <wps:spPr>
                          <a:xfrm>
                            <a:off x="2854250" y="622325"/>
                            <a:ext cx="3078300" cy="2522700"/>
                          </a:xfrm>
                          <a:prstGeom prst="rect">
                            <a:avLst/>
                          </a:prstGeom>
                          <a:solidFill>
                            <a:srgbClr val="F3F3F3"/>
                          </a:solidFill>
                          <a:ln w="9525" cap="flat" cmpd="sng">
                            <a:solidFill>
                              <a:srgbClr val="000000"/>
                            </a:solidFill>
                            <a:prstDash val="solid"/>
                            <a:round/>
                            <a:headEnd type="none" w="med" len="med"/>
                            <a:tailEnd type="none" w="med" len="med"/>
                          </a:ln>
                        </wps:spPr>
                        <wps:txbx>
                          <w:txbxContent>
                            <w:p w:rsidR="009D5B5D" w:rsidRPr="00501ED3" w:rsidRDefault="009D5B5D" w:rsidP="00501ED3"/>
                          </w:txbxContent>
                        </wps:txbx>
                        <wps:bodyPr lIns="91425" tIns="91425" rIns="91425" bIns="91425" anchor="ctr" anchorCtr="0"/>
                      </wps:wsp>
                      <wpg:grpSp>
                        <wpg:cNvPr id="4" name="Gruppieren 4"/>
                        <wpg:cNvGrpSpPr/>
                        <wpg:grpSpPr>
                          <a:xfrm>
                            <a:off x="1718637" y="2849125"/>
                            <a:ext cx="457175" cy="719775"/>
                            <a:chOff x="519149" y="1475700"/>
                            <a:chExt cx="457175" cy="719775"/>
                          </a:xfrm>
                        </wpg:grpSpPr>
                        <wps:wsp>
                          <wps:cNvPr id="5" name="Ellipse 5"/>
                          <wps:cNvSpPr/>
                          <wps:spPr>
                            <a:xfrm>
                              <a:off x="590525" y="1475700"/>
                              <a:ext cx="314400" cy="272100"/>
                            </a:xfrm>
                            <a:prstGeom prst="ellipse">
                              <a:avLst/>
                            </a:prstGeom>
                            <a:solidFill>
                              <a:srgbClr val="FFFFFF"/>
                            </a:solidFill>
                            <a:ln w="19050" cap="flat" cmpd="sng">
                              <a:solidFill>
                                <a:srgbClr val="000000"/>
                              </a:solidFill>
                              <a:prstDash val="solid"/>
                              <a:round/>
                              <a:headEnd type="none" w="med" len="med"/>
                              <a:tailEnd type="none" w="med" len="med"/>
                            </a:ln>
                          </wps:spPr>
                          <wps:txbx>
                            <w:txbxContent>
                              <w:p w:rsidR="009D5B5D" w:rsidRPr="00501ED3" w:rsidRDefault="009D5B5D" w:rsidP="00501ED3"/>
                            </w:txbxContent>
                          </wps:txbx>
                          <wps:bodyPr lIns="91425" tIns="91425" rIns="91425" bIns="91425" anchor="ctr" anchorCtr="0"/>
                        </wps:wsp>
                        <wps:wsp>
                          <wps:cNvPr id="7" name="Gerade Verbindung mit Pfeil 7"/>
                          <wps:cNvCnPr/>
                          <wps:spPr>
                            <a:xfrm flipH="1">
                              <a:off x="745325" y="1747800"/>
                              <a:ext cx="2400" cy="242700"/>
                            </a:xfrm>
                            <a:prstGeom prst="straightConnector1">
                              <a:avLst/>
                            </a:prstGeom>
                            <a:noFill/>
                            <a:ln w="19050" cap="flat" cmpd="sng">
                              <a:solidFill>
                                <a:srgbClr val="000000"/>
                              </a:solidFill>
                              <a:prstDash val="solid"/>
                              <a:round/>
                              <a:headEnd type="none" w="lg" len="lg"/>
                              <a:tailEnd type="none" w="lg" len="lg"/>
                            </a:ln>
                          </wps:spPr>
                          <wps:bodyPr/>
                        </wps:wsp>
                        <wps:wsp>
                          <wps:cNvPr id="8" name="Gerade Verbindung mit Pfeil 8"/>
                          <wps:cNvCnPr/>
                          <wps:spPr>
                            <a:xfrm rot="10800000">
                              <a:off x="519149" y="1704949"/>
                              <a:ext cx="223800" cy="157200"/>
                            </a:xfrm>
                            <a:prstGeom prst="straightConnector1">
                              <a:avLst/>
                            </a:prstGeom>
                            <a:noFill/>
                            <a:ln w="19050" cap="flat" cmpd="sng">
                              <a:solidFill>
                                <a:srgbClr val="000000"/>
                              </a:solidFill>
                              <a:prstDash val="solid"/>
                              <a:round/>
                              <a:headEnd type="none" w="lg" len="lg"/>
                              <a:tailEnd type="none" w="lg" len="lg"/>
                            </a:ln>
                          </wps:spPr>
                          <wps:bodyPr/>
                        </wps:wsp>
                        <wps:wsp>
                          <wps:cNvPr id="10" name="Gerade Verbindung mit Pfeil 10"/>
                          <wps:cNvCnPr/>
                          <wps:spPr>
                            <a:xfrm rot="10800000" flipH="1">
                              <a:off x="747725" y="1714500"/>
                              <a:ext cx="228600" cy="152399"/>
                            </a:xfrm>
                            <a:prstGeom prst="straightConnector1">
                              <a:avLst/>
                            </a:prstGeom>
                            <a:noFill/>
                            <a:ln w="19050" cap="flat" cmpd="sng">
                              <a:solidFill>
                                <a:srgbClr val="000000"/>
                              </a:solidFill>
                              <a:prstDash val="solid"/>
                              <a:round/>
                              <a:headEnd type="none" w="lg" len="lg"/>
                              <a:tailEnd type="none" w="lg" len="lg"/>
                            </a:ln>
                          </wps:spPr>
                          <wps:bodyPr/>
                        </wps:wsp>
                        <wps:wsp>
                          <wps:cNvPr id="11" name="Gerade Verbindung mit Pfeil 11"/>
                          <wps:cNvCnPr/>
                          <wps:spPr>
                            <a:xfrm>
                              <a:off x="742950" y="1971675"/>
                              <a:ext cx="152399" cy="223800"/>
                            </a:xfrm>
                            <a:prstGeom prst="straightConnector1">
                              <a:avLst/>
                            </a:prstGeom>
                            <a:noFill/>
                            <a:ln w="19050" cap="flat" cmpd="sng">
                              <a:solidFill>
                                <a:srgbClr val="000000"/>
                              </a:solidFill>
                              <a:prstDash val="solid"/>
                              <a:round/>
                              <a:headEnd type="none" w="lg" len="lg"/>
                              <a:tailEnd type="none" w="lg" len="lg"/>
                            </a:ln>
                          </wps:spPr>
                          <wps:bodyPr/>
                        </wps:wsp>
                        <wps:wsp>
                          <wps:cNvPr id="12" name="Gerade Verbindung mit Pfeil 12"/>
                          <wps:cNvCnPr/>
                          <wps:spPr>
                            <a:xfrm flipH="1">
                              <a:off x="590524" y="1971675"/>
                              <a:ext cx="157200" cy="209399"/>
                            </a:xfrm>
                            <a:prstGeom prst="straightConnector1">
                              <a:avLst/>
                            </a:prstGeom>
                            <a:noFill/>
                            <a:ln w="19050" cap="flat" cmpd="sng">
                              <a:solidFill>
                                <a:srgbClr val="000000"/>
                              </a:solidFill>
                              <a:prstDash val="solid"/>
                              <a:round/>
                              <a:headEnd type="none" w="lg" len="lg"/>
                              <a:tailEnd type="none" w="lg" len="lg"/>
                            </a:ln>
                          </wps:spPr>
                          <wps:bodyPr/>
                        </wps:wsp>
                      </wpg:grpSp>
                      <wps:wsp>
                        <wps:cNvPr id="13" name="Textfeld 13"/>
                        <wps:cNvSpPr txBox="1"/>
                        <wps:spPr>
                          <a:xfrm>
                            <a:off x="1537725" y="3568900"/>
                            <a:ext cx="819000" cy="457200"/>
                          </a:xfrm>
                          <a:prstGeom prst="rect">
                            <a:avLst/>
                          </a:prstGeom>
                          <a:noFill/>
                          <a:ln>
                            <a:noFill/>
                          </a:ln>
                        </wps:spPr>
                        <wps:txbx>
                          <w:txbxContent>
                            <w:p w:rsidR="009D5B5D" w:rsidRPr="00501ED3" w:rsidRDefault="009D5B5D" w:rsidP="00501ED3">
                              <w:r w:rsidRPr="00501ED3">
                                <w:t>Benutzer</w:t>
                              </w:r>
                            </w:p>
                            <w:p w:rsidR="009D5B5D" w:rsidRPr="00501ED3" w:rsidRDefault="009D5B5D" w:rsidP="00501ED3"/>
                          </w:txbxContent>
                        </wps:txbx>
                        <wps:bodyPr lIns="91425" tIns="91425" rIns="91425" bIns="91425" anchor="ctr" anchorCtr="0"/>
                      </wps:wsp>
                      <wps:wsp>
                        <wps:cNvPr id="14" name="Ellipse 14"/>
                        <wps:cNvSpPr/>
                        <wps:spPr>
                          <a:xfrm>
                            <a:off x="3013550" y="1531325"/>
                            <a:ext cx="2120690" cy="806063"/>
                          </a:xfrm>
                          <a:prstGeom prst="ellipse">
                            <a:avLst/>
                          </a:prstGeom>
                          <a:solidFill>
                            <a:srgbClr val="FFFFFF"/>
                          </a:solidFill>
                          <a:ln w="19050" cap="flat" cmpd="sng">
                            <a:solidFill>
                              <a:srgbClr val="000000"/>
                            </a:solidFill>
                            <a:prstDash val="solid"/>
                            <a:round/>
                            <a:headEnd type="none" w="med" len="med"/>
                            <a:tailEnd type="none" w="med" len="med"/>
                          </a:ln>
                        </wps:spPr>
                        <wps:txbx>
                          <w:txbxContent>
                            <w:p w:rsidR="009D5B5D" w:rsidRPr="00501ED3" w:rsidRDefault="009D5B5D" w:rsidP="00501ED3">
                              <w:proofErr w:type="spellStart"/>
                              <w:r w:rsidRPr="00501ED3">
                                <w:t>SystemUnitClassLib</w:t>
                              </w:r>
                              <w:proofErr w:type="spellEnd"/>
                              <w:r w:rsidRPr="00501ED3">
                                <w:t>,</w:t>
                              </w:r>
                            </w:p>
                            <w:p w:rsidR="009D5B5D" w:rsidRPr="00501ED3" w:rsidRDefault="009D5B5D" w:rsidP="00501ED3">
                              <w:proofErr w:type="spellStart"/>
                              <w:r w:rsidRPr="00501ED3">
                                <w:t>RoleClassLib</w:t>
                              </w:r>
                              <w:proofErr w:type="spellEnd"/>
                            </w:p>
                            <w:p w:rsidR="009D5B5D" w:rsidRPr="00501ED3" w:rsidRDefault="009D5B5D" w:rsidP="00501ED3">
                              <w:proofErr w:type="spellStart"/>
                              <w:r w:rsidRPr="00501ED3">
                                <w:t>InterfaceClassLib</w:t>
                              </w:r>
                              <w:proofErr w:type="spellEnd"/>
                            </w:p>
                          </w:txbxContent>
                        </wps:txbx>
                        <wps:bodyPr lIns="91425" tIns="91425" rIns="91425" bIns="91425" anchor="ctr" anchorCtr="0"/>
                      </wps:wsp>
                      <wps:wsp>
                        <wps:cNvPr id="15" name="Ellipse 15"/>
                        <wps:cNvSpPr/>
                        <wps:spPr>
                          <a:xfrm>
                            <a:off x="4125875" y="881062"/>
                            <a:ext cx="1742999" cy="704699"/>
                          </a:xfrm>
                          <a:prstGeom prst="ellipse">
                            <a:avLst/>
                          </a:prstGeom>
                          <a:solidFill>
                            <a:srgbClr val="FFFFFF"/>
                          </a:solidFill>
                          <a:ln w="19050" cap="flat" cmpd="sng">
                            <a:solidFill>
                              <a:srgbClr val="000000"/>
                            </a:solidFill>
                            <a:prstDash val="solid"/>
                            <a:round/>
                            <a:headEnd type="none" w="med" len="med"/>
                            <a:tailEnd type="none" w="med" len="med"/>
                          </a:ln>
                        </wps:spPr>
                        <wps:txbx>
                          <w:txbxContent>
                            <w:p w:rsidR="009D5B5D" w:rsidRPr="00501ED3" w:rsidRDefault="009D5B5D" w:rsidP="00501ED3">
                              <w:r w:rsidRPr="00501ED3">
                                <w:t>Bibliotheken erstellen</w:t>
                              </w:r>
                            </w:p>
                          </w:txbxContent>
                        </wps:txbx>
                        <wps:bodyPr lIns="91425" tIns="91425" rIns="91425" bIns="91425" anchor="ctr" anchorCtr="0"/>
                      </wps:wsp>
                      <wpg:grpSp>
                        <wpg:cNvPr id="16" name="Gruppieren 16"/>
                        <wpg:cNvGrpSpPr/>
                        <wpg:grpSpPr>
                          <a:xfrm>
                            <a:off x="6264212" y="2912837"/>
                            <a:ext cx="457175" cy="719775"/>
                            <a:chOff x="519149" y="1475700"/>
                            <a:chExt cx="457175" cy="719775"/>
                          </a:xfrm>
                        </wpg:grpSpPr>
                        <wps:wsp>
                          <wps:cNvPr id="18" name="Ellipse 18"/>
                          <wps:cNvSpPr/>
                          <wps:spPr>
                            <a:xfrm>
                              <a:off x="590525" y="1475700"/>
                              <a:ext cx="314400" cy="272100"/>
                            </a:xfrm>
                            <a:prstGeom prst="ellipse">
                              <a:avLst/>
                            </a:prstGeom>
                            <a:solidFill>
                              <a:srgbClr val="FFFFFF"/>
                            </a:solidFill>
                            <a:ln w="19050" cap="flat" cmpd="sng">
                              <a:solidFill>
                                <a:srgbClr val="000000"/>
                              </a:solidFill>
                              <a:prstDash val="solid"/>
                              <a:round/>
                              <a:headEnd type="none" w="med" len="med"/>
                              <a:tailEnd type="none" w="med" len="med"/>
                            </a:ln>
                          </wps:spPr>
                          <wps:txbx>
                            <w:txbxContent>
                              <w:p w:rsidR="009D5B5D" w:rsidRPr="00501ED3" w:rsidRDefault="009D5B5D" w:rsidP="00501ED3"/>
                            </w:txbxContent>
                          </wps:txbx>
                          <wps:bodyPr lIns="91425" tIns="91425" rIns="91425" bIns="91425" anchor="ctr" anchorCtr="0"/>
                        </wps:wsp>
                        <wps:wsp>
                          <wps:cNvPr id="19" name="Gerade Verbindung mit Pfeil 19"/>
                          <wps:cNvCnPr/>
                          <wps:spPr>
                            <a:xfrm flipH="1">
                              <a:off x="745325" y="1747800"/>
                              <a:ext cx="2400" cy="242700"/>
                            </a:xfrm>
                            <a:prstGeom prst="straightConnector1">
                              <a:avLst/>
                            </a:prstGeom>
                            <a:noFill/>
                            <a:ln w="19050" cap="flat" cmpd="sng">
                              <a:solidFill>
                                <a:srgbClr val="000000"/>
                              </a:solidFill>
                              <a:prstDash val="solid"/>
                              <a:round/>
                              <a:headEnd type="none" w="lg" len="lg"/>
                              <a:tailEnd type="none" w="lg" len="lg"/>
                            </a:ln>
                          </wps:spPr>
                          <wps:bodyPr/>
                        </wps:wsp>
                        <wps:wsp>
                          <wps:cNvPr id="20" name="Gerade Verbindung mit Pfeil 20"/>
                          <wps:cNvCnPr/>
                          <wps:spPr>
                            <a:xfrm rot="10800000">
                              <a:off x="519149" y="1704949"/>
                              <a:ext cx="223800" cy="157200"/>
                            </a:xfrm>
                            <a:prstGeom prst="straightConnector1">
                              <a:avLst/>
                            </a:prstGeom>
                            <a:noFill/>
                            <a:ln w="19050" cap="flat" cmpd="sng">
                              <a:solidFill>
                                <a:srgbClr val="000000"/>
                              </a:solidFill>
                              <a:prstDash val="solid"/>
                              <a:round/>
                              <a:headEnd type="none" w="lg" len="lg"/>
                              <a:tailEnd type="none" w="lg" len="lg"/>
                            </a:ln>
                          </wps:spPr>
                          <wps:bodyPr/>
                        </wps:wsp>
                        <wps:wsp>
                          <wps:cNvPr id="22" name="Gerade Verbindung mit Pfeil 22"/>
                          <wps:cNvCnPr/>
                          <wps:spPr>
                            <a:xfrm rot="10800000" flipH="1">
                              <a:off x="747725" y="1714500"/>
                              <a:ext cx="228600" cy="152399"/>
                            </a:xfrm>
                            <a:prstGeom prst="straightConnector1">
                              <a:avLst/>
                            </a:prstGeom>
                            <a:noFill/>
                            <a:ln w="19050" cap="flat" cmpd="sng">
                              <a:solidFill>
                                <a:srgbClr val="000000"/>
                              </a:solidFill>
                              <a:prstDash val="solid"/>
                              <a:round/>
                              <a:headEnd type="none" w="lg" len="lg"/>
                              <a:tailEnd type="none" w="lg" len="lg"/>
                            </a:ln>
                          </wps:spPr>
                          <wps:bodyPr/>
                        </wps:wsp>
                        <wps:wsp>
                          <wps:cNvPr id="23" name="Gerade Verbindung mit Pfeil 23"/>
                          <wps:cNvCnPr/>
                          <wps:spPr>
                            <a:xfrm>
                              <a:off x="742950" y="1971675"/>
                              <a:ext cx="152399" cy="223800"/>
                            </a:xfrm>
                            <a:prstGeom prst="straightConnector1">
                              <a:avLst/>
                            </a:prstGeom>
                            <a:noFill/>
                            <a:ln w="19050" cap="flat" cmpd="sng">
                              <a:solidFill>
                                <a:srgbClr val="000000"/>
                              </a:solidFill>
                              <a:prstDash val="solid"/>
                              <a:round/>
                              <a:headEnd type="none" w="lg" len="lg"/>
                              <a:tailEnd type="none" w="lg" len="lg"/>
                            </a:ln>
                          </wps:spPr>
                          <wps:bodyPr/>
                        </wps:wsp>
                        <wps:wsp>
                          <wps:cNvPr id="24" name="Gerade Verbindung mit Pfeil 24"/>
                          <wps:cNvCnPr/>
                          <wps:spPr>
                            <a:xfrm flipH="1">
                              <a:off x="590524" y="1971675"/>
                              <a:ext cx="157200" cy="209399"/>
                            </a:xfrm>
                            <a:prstGeom prst="straightConnector1">
                              <a:avLst/>
                            </a:prstGeom>
                            <a:noFill/>
                            <a:ln w="19050" cap="flat" cmpd="sng">
                              <a:solidFill>
                                <a:srgbClr val="000000"/>
                              </a:solidFill>
                              <a:prstDash val="solid"/>
                              <a:round/>
                              <a:headEnd type="none" w="lg" len="lg"/>
                              <a:tailEnd type="none" w="lg" len="lg"/>
                            </a:ln>
                          </wps:spPr>
                          <wps:bodyPr/>
                        </wps:wsp>
                      </wpg:grpSp>
                      <wps:wsp>
                        <wps:cNvPr id="25" name="Gerade Verbindung mit Pfeil 25"/>
                        <wps:cNvCnPr/>
                        <wps:spPr>
                          <a:xfrm rot="10800000">
                            <a:off x="5613487" y="1482587"/>
                            <a:ext cx="722100" cy="1566300"/>
                          </a:xfrm>
                          <a:prstGeom prst="straightConnector1">
                            <a:avLst/>
                          </a:prstGeom>
                          <a:noFill/>
                          <a:ln w="19050" cap="flat" cmpd="sng">
                            <a:solidFill>
                              <a:srgbClr val="000000"/>
                            </a:solidFill>
                            <a:prstDash val="solid"/>
                            <a:round/>
                            <a:headEnd type="none" w="lg" len="lg"/>
                            <a:tailEnd type="triangle" w="lg" len="lg"/>
                          </a:ln>
                        </wps:spPr>
                        <wps:bodyPr/>
                      </wps:wsp>
                      <wps:wsp>
                        <wps:cNvPr id="26" name="Textfeld 26"/>
                        <wps:cNvSpPr txBox="1"/>
                        <wps:spPr>
                          <a:xfrm>
                            <a:off x="6083328" y="3462625"/>
                            <a:ext cx="1053000" cy="457200"/>
                          </a:xfrm>
                          <a:prstGeom prst="rect">
                            <a:avLst/>
                          </a:prstGeom>
                          <a:noFill/>
                          <a:ln>
                            <a:noFill/>
                          </a:ln>
                        </wps:spPr>
                        <wps:txbx>
                          <w:txbxContent>
                            <w:p w:rsidR="009D5B5D" w:rsidRPr="00501ED3" w:rsidRDefault="009D5B5D" w:rsidP="00501ED3">
                              <w:r w:rsidRPr="00501ED3">
                                <w:t>Entwickler</w:t>
                              </w:r>
                            </w:p>
                          </w:txbxContent>
                        </wps:txbx>
                        <wps:bodyPr lIns="91425" tIns="91425" rIns="91425" bIns="91425" anchor="ctr" anchorCtr="0"/>
                      </wps:wsp>
                      <wps:wsp>
                        <wps:cNvPr id="27" name="Textfeld 27"/>
                        <wps:cNvSpPr txBox="1"/>
                        <wps:spPr>
                          <a:xfrm>
                            <a:off x="3697250" y="622325"/>
                            <a:ext cx="1334700" cy="461707"/>
                          </a:xfrm>
                          <a:prstGeom prst="rect">
                            <a:avLst/>
                          </a:prstGeom>
                          <a:noFill/>
                          <a:ln>
                            <a:noFill/>
                          </a:ln>
                        </wps:spPr>
                        <wps:txbx>
                          <w:txbxContent>
                            <w:p w:rsidR="009D5B5D" w:rsidRPr="00501ED3" w:rsidRDefault="009D5B5D" w:rsidP="00501ED3">
                              <w:r w:rsidRPr="00501ED3">
                                <w:t>AML Editor</w:t>
                              </w:r>
                            </w:p>
                          </w:txbxContent>
                        </wps:txbx>
                        <wps:bodyPr lIns="91425" tIns="91425" rIns="91425" bIns="91425" anchor="t" anchorCtr="0"/>
                      </wps:wsp>
                      <wps:wsp>
                        <wps:cNvPr id="28" name="Ellipse 28"/>
                        <wps:cNvSpPr/>
                        <wps:spPr>
                          <a:xfrm>
                            <a:off x="3493100" y="2354512"/>
                            <a:ext cx="1742999" cy="704699"/>
                          </a:xfrm>
                          <a:prstGeom prst="ellipse">
                            <a:avLst/>
                          </a:prstGeom>
                          <a:solidFill>
                            <a:srgbClr val="FFFFFF"/>
                          </a:solidFill>
                          <a:ln w="19050" cap="flat" cmpd="sng">
                            <a:solidFill>
                              <a:srgbClr val="000000"/>
                            </a:solidFill>
                            <a:prstDash val="solid"/>
                            <a:round/>
                            <a:headEnd type="none" w="med" len="med"/>
                            <a:tailEnd type="none" w="med" len="med"/>
                          </a:ln>
                        </wps:spPr>
                        <wps:txbx>
                          <w:txbxContent>
                            <w:p w:rsidR="009D5B5D" w:rsidRPr="00501ED3" w:rsidRDefault="009D5B5D" w:rsidP="00501ED3">
                              <w:r w:rsidRPr="00501ED3">
                                <w:t>Modul erstellen</w:t>
                              </w:r>
                            </w:p>
                          </w:txbxContent>
                        </wps:txbx>
                        <wps:bodyPr lIns="91425" tIns="91425" rIns="91425" bIns="91425" anchor="ctr" anchorCtr="0"/>
                      </wps:wsp>
                      <wps:wsp>
                        <wps:cNvPr id="29" name="Gerade Verbindung mit Pfeil 29"/>
                        <wps:cNvCnPr/>
                        <wps:spPr>
                          <a:xfrm rot="10800000" flipH="1">
                            <a:off x="2104412" y="2706775"/>
                            <a:ext cx="1388700" cy="278400"/>
                          </a:xfrm>
                          <a:prstGeom prst="straightConnector1">
                            <a:avLst/>
                          </a:prstGeom>
                          <a:noFill/>
                          <a:ln w="19050" cap="flat" cmpd="sng">
                            <a:solidFill>
                              <a:srgbClr val="000000"/>
                            </a:solidFill>
                            <a:prstDash val="solid"/>
                            <a:round/>
                            <a:headEnd type="none" w="lg" len="lg"/>
                            <a:tailEnd type="triangle" w="lg" len="lg"/>
                          </a:ln>
                        </wps:spPr>
                        <wps:bodyPr/>
                      </wps:wsp>
                      <wps:wsp>
                        <wps:cNvPr id="30" name="Gerade Verbindung mit Pfeil 30"/>
                        <wps:cNvCnPr/>
                        <wps:spPr>
                          <a:xfrm rot="10800000">
                            <a:off x="4756399" y="1883662"/>
                            <a:ext cx="479700" cy="823200"/>
                          </a:xfrm>
                          <a:prstGeom prst="straightConnector1">
                            <a:avLst/>
                          </a:prstGeom>
                          <a:noFill/>
                          <a:ln w="19050" cap="flat" cmpd="sng">
                            <a:solidFill>
                              <a:srgbClr val="000000"/>
                            </a:solidFill>
                            <a:prstDash val="dash"/>
                            <a:round/>
                            <a:headEnd type="none" w="lg" len="lg"/>
                            <a:tailEnd type="triangle" w="lg" len="lg"/>
                          </a:ln>
                        </wps:spPr>
                        <wps:bodyPr/>
                      </wps:wsp>
                      <wps:wsp>
                        <wps:cNvPr id="31" name="Textfeld 31"/>
                        <wps:cNvSpPr txBox="1"/>
                        <wps:spPr>
                          <a:xfrm>
                            <a:off x="4756404" y="2146887"/>
                            <a:ext cx="996900" cy="190500"/>
                          </a:xfrm>
                          <a:prstGeom prst="rect">
                            <a:avLst/>
                          </a:prstGeom>
                          <a:noFill/>
                          <a:ln>
                            <a:noFill/>
                          </a:ln>
                        </wps:spPr>
                        <wps:txbx>
                          <w:txbxContent>
                            <w:p w:rsidR="009D5B5D" w:rsidRPr="00501ED3" w:rsidRDefault="009D5B5D" w:rsidP="00501ED3">
                              <w:r w:rsidRPr="00501ED3">
                                <w:t>&lt;&lt;</w:t>
                              </w:r>
                              <w:proofErr w:type="spellStart"/>
                              <w:r w:rsidRPr="00501ED3">
                                <w:t>include</w:t>
                              </w:r>
                              <w:proofErr w:type="spellEnd"/>
                              <w:r w:rsidRPr="00501ED3">
                                <w:t>&gt;&gt;</w:t>
                              </w:r>
                            </w:p>
                          </w:txbxContent>
                        </wps:txbx>
                        <wps:bodyPr lIns="91425" tIns="91425" rIns="91425" bIns="91425" anchor="ctr" anchorCtr="0"/>
                      </wps:wsp>
                      <wps:wsp>
                        <wps:cNvPr id="32" name="Gerade Verbindung mit Pfeil 32"/>
                        <wps:cNvCnPr/>
                        <wps:spPr>
                          <a:xfrm flipH="1">
                            <a:off x="3884975" y="1233412"/>
                            <a:ext cx="240900" cy="297900"/>
                          </a:xfrm>
                          <a:prstGeom prst="straightConnector1">
                            <a:avLst/>
                          </a:prstGeom>
                          <a:noFill/>
                          <a:ln w="19050" cap="flat" cmpd="sng">
                            <a:solidFill>
                              <a:srgbClr val="000000"/>
                            </a:solidFill>
                            <a:prstDash val="dash"/>
                            <a:round/>
                            <a:headEnd type="none" w="lg" len="lg"/>
                            <a:tailEnd type="triangle" w="lg" len="lg"/>
                          </a:ln>
                        </wps:spPr>
                        <wps:bodyPr/>
                      </wps:wsp>
                      <wps:wsp>
                        <wps:cNvPr id="33" name="Textfeld 33"/>
                        <wps:cNvSpPr txBox="1"/>
                        <wps:spPr>
                          <a:xfrm>
                            <a:off x="2964904" y="1222312"/>
                            <a:ext cx="996900" cy="190500"/>
                          </a:xfrm>
                          <a:prstGeom prst="rect">
                            <a:avLst/>
                          </a:prstGeom>
                          <a:noFill/>
                          <a:ln>
                            <a:noFill/>
                          </a:ln>
                        </wps:spPr>
                        <wps:txbx>
                          <w:txbxContent>
                            <w:p w:rsidR="009D5B5D" w:rsidRPr="00501ED3" w:rsidRDefault="009D5B5D" w:rsidP="00501ED3">
                              <w:r w:rsidRPr="00501ED3">
                                <w:t>&lt;&lt;</w:t>
                              </w:r>
                              <w:proofErr w:type="spellStart"/>
                              <w:r w:rsidRPr="00501ED3">
                                <w:t>include</w:t>
                              </w:r>
                              <w:proofErr w:type="spellEnd"/>
                              <w:r w:rsidRPr="00501ED3">
                                <w:t>&gt;&gt;</w:t>
                              </w:r>
                            </w:p>
                          </w:txbxContent>
                        </wps:txbx>
                        <wps:bodyPr lIns="91425" tIns="91425" rIns="91425" bIns="91425" anchor="ctr" anchorCtr="0"/>
                      </wps:wsp>
                      <wps:wsp>
                        <wps:cNvPr id="34" name="Ellipse 34"/>
                        <wps:cNvSpPr/>
                        <wps:spPr>
                          <a:xfrm>
                            <a:off x="3161764" y="3555965"/>
                            <a:ext cx="2291754" cy="806289"/>
                          </a:xfrm>
                          <a:prstGeom prst="ellipse">
                            <a:avLst/>
                          </a:prstGeom>
                          <a:solidFill>
                            <a:srgbClr val="FFFFFF"/>
                          </a:solidFill>
                          <a:ln w="19050" cap="flat" cmpd="sng">
                            <a:solidFill>
                              <a:srgbClr val="000000"/>
                            </a:solidFill>
                            <a:prstDash val="solid"/>
                            <a:round/>
                            <a:headEnd type="none" w="med" len="med"/>
                            <a:tailEnd type="none" w="med" len="med"/>
                          </a:ln>
                        </wps:spPr>
                        <wps:txbx>
                          <w:txbxContent>
                            <w:p w:rsidR="009D5B5D" w:rsidRPr="00501ED3" w:rsidRDefault="009D5B5D" w:rsidP="00501ED3">
                              <w:r w:rsidRPr="00501ED3">
                                <w:t xml:space="preserve">Modul in </w:t>
                              </w:r>
                              <w:proofErr w:type="spellStart"/>
                              <w:r w:rsidRPr="00501ED3">
                                <w:t>Instanzhierarchie</w:t>
                              </w:r>
                              <w:proofErr w:type="spellEnd"/>
                              <w:r w:rsidRPr="00501ED3">
                                <w:t xml:space="preserve"> initialisieren</w:t>
                              </w:r>
                            </w:p>
                          </w:txbxContent>
                        </wps:txbx>
                        <wps:bodyPr lIns="91425" tIns="91425" rIns="91425" bIns="91425" anchor="ctr" anchorCtr="0"/>
                      </wps:wsp>
                      <wps:wsp>
                        <wps:cNvPr id="35" name="Ellipse 35"/>
                        <wps:cNvSpPr/>
                        <wps:spPr>
                          <a:xfrm>
                            <a:off x="3133925" y="4564594"/>
                            <a:ext cx="2213266" cy="1143180"/>
                          </a:xfrm>
                          <a:prstGeom prst="ellipse">
                            <a:avLst/>
                          </a:prstGeom>
                          <a:solidFill>
                            <a:srgbClr val="FFFFFF"/>
                          </a:solidFill>
                          <a:ln w="19050" cap="flat" cmpd="sng">
                            <a:solidFill>
                              <a:srgbClr val="000000"/>
                            </a:solidFill>
                            <a:prstDash val="solid"/>
                            <a:round/>
                            <a:headEnd type="none" w="med" len="med"/>
                            <a:tailEnd type="none" w="med" len="med"/>
                          </a:ln>
                        </wps:spPr>
                        <wps:txbx>
                          <w:txbxContent>
                            <w:p w:rsidR="009D5B5D" w:rsidRPr="00501ED3" w:rsidRDefault="009D5B5D" w:rsidP="00501ED3">
                              <w:proofErr w:type="spellStart"/>
                              <w:r w:rsidRPr="00501ED3">
                                <w:t>SystemUnitClassLib</w:t>
                              </w:r>
                              <w:proofErr w:type="spellEnd"/>
                              <w:r w:rsidRPr="00501ED3">
                                <w:t>,</w:t>
                              </w:r>
                            </w:p>
                            <w:p w:rsidR="009D5B5D" w:rsidRPr="00501ED3" w:rsidRDefault="009D5B5D" w:rsidP="00501ED3">
                              <w:proofErr w:type="spellStart"/>
                              <w:r w:rsidRPr="00501ED3">
                                <w:t>RoleClassLib</w:t>
                              </w:r>
                              <w:proofErr w:type="spellEnd"/>
                            </w:p>
                            <w:p w:rsidR="009D5B5D" w:rsidRPr="00501ED3" w:rsidRDefault="009D5B5D" w:rsidP="00501ED3">
                              <w:proofErr w:type="spellStart"/>
                              <w:r w:rsidRPr="00501ED3">
                                <w:t>InterfaceClassLib</w:t>
                              </w:r>
                              <w:proofErr w:type="spellEnd"/>
                            </w:p>
                          </w:txbxContent>
                        </wps:txbx>
                        <wps:bodyPr lIns="91425" tIns="91425" rIns="91425" bIns="91425" anchor="ctr" anchorCtr="0"/>
                      </wps:wsp>
                      <wps:wsp>
                        <wps:cNvPr id="36" name="Gerade Verbindung mit Pfeil 36"/>
                        <wps:cNvCnPr/>
                        <wps:spPr>
                          <a:xfrm flipH="1">
                            <a:off x="4005449" y="4273587"/>
                            <a:ext cx="327600" cy="729600"/>
                          </a:xfrm>
                          <a:prstGeom prst="straightConnector1">
                            <a:avLst/>
                          </a:prstGeom>
                          <a:noFill/>
                          <a:ln w="19050" cap="flat" cmpd="sng">
                            <a:solidFill>
                              <a:srgbClr val="000000"/>
                            </a:solidFill>
                            <a:prstDash val="dash"/>
                            <a:round/>
                            <a:headEnd type="none" w="lg" len="lg"/>
                            <a:tailEnd type="triangle" w="lg" len="lg"/>
                          </a:ln>
                        </wps:spPr>
                        <wps:bodyPr/>
                      </wps:wsp>
                      <wps:wsp>
                        <wps:cNvPr id="37" name="Textfeld 37"/>
                        <wps:cNvSpPr txBox="1"/>
                        <wps:spPr>
                          <a:xfrm>
                            <a:off x="3133929" y="4492537"/>
                            <a:ext cx="996900" cy="190500"/>
                          </a:xfrm>
                          <a:prstGeom prst="rect">
                            <a:avLst/>
                          </a:prstGeom>
                          <a:noFill/>
                          <a:ln>
                            <a:noFill/>
                          </a:ln>
                        </wps:spPr>
                        <wps:txbx>
                          <w:txbxContent>
                            <w:p w:rsidR="009D5B5D" w:rsidRPr="00501ED3" w:rsidRDefault="009D5B5D" w:rsidP="00501ED3">
                              <w:r w:rsidRPr="00501ED3">
                                <w:t>&lt;&lt;</w:t>
                              </w:r>
                              <w:proofErr w:type="spellStart"/>
                              <w:r w:rsidRPr="00501ED3">
                                <w:t>include</w:t>
                              </w:r>
                              <w:proofErr w:type="spellEnd"/>
                              <w:r w:rsidRPr="00501ED3">
                                <w:t>&gt;&gt;</w:t>
                              </w:r>
                            </w:p>
                          </w:txbxContent>
                        </wps:txbx>
                        <wps:bodyPr lIns="91425" tIns="91425" rIns="91425" bIns="91425" anchor="ctr" anchorCtr="0"/>
                      </wps:wsp>
                      <wps:wsp>
                        <wps:cNvPr id="38" name="Gerade Verbindung mit Pfeil 38"/>
                        <wps:cNvCnPr/>
                        <wps:spPr>
                          <a:xfrm>
                            <a:off x="2104412" y="2985175"/>
                            <a:ext cx="2228700" cy="583800"/>
                          </a:xfrm>
                          <a:prstGeom prst="straightConnector1">
                            <a:avLst/>
                          </a:prstGeom>
                          <a:noFill/>
                          <a:ln w="19050" cap="flat" cmpd="sng">
                            <a:solidFill>
                              <a:srgbClr val="000000"/>
                            </a:solidFill>
                            <a:prstDash val="solid"/>
                            <a:round/>
                            <a:headEnd type="none" w="lg" len="lg"/>
                            <a:tailEnd type="triangle" w="lg" len="lg"/>
                          </a:ln>
                        </wps:spPr>
                        <wps:bodyPr/>
                      </wps:wsp>
                      <wps:wsp>
                        <wps:cNvPr id="39" name="Textfeld 39"/>
                        <wps:cNvSpPr txBox="1"/>
                        <wps:spPr>
                          <a:xfrm>
                            <a:off x="5031937" y="3326200"/>
                            <a:ext cx="923999" cy="374173"/>
                          </a:xfrm>
                          <a:prstGeom prst="rect">
                            <a:avLst/>
                          </a:prstGeom>
                          <a:noFill/>
                          <a:ln>
                            <a:noFill/>
                          </a:ln>
                        </wps:spPr>
                        <wps:txbx>
                          <w:txbxContent>
                            <w:p w:rsidR="009D5B5D" w:rsidRPr="00501ED3" w:rsidRDefault="009D5B5D" w:rsidP="00501ED3">
                              <w:proofErr w:type="spellStart"/>
                              <w:r w:rsidRPr="00501ED3">
                                <w:t>Plugin</w:t>
                              </w:r>
                              <w:proofErr w:type="spellEnd"/>
                            </w:p>
                          </w:txbxContent>
                        </wps:txbx>
                        <wps:bodyPr lIns="91425" tIns="91425" rIns="91425" bIns="91425" anchor="t" anchorCtr="0"/>
                      </wps:wsp>
                    </wpg:wgp>
                  </a:graphicData>
                </a:graphic>
              </wp:inline>
            </w:drawing>
          </mc:Choice>
          <mc:Fallback>
            <w:pict>
              <v:group id="Gruppieren 21" o:spid="_x0000_s1026" style="width:442.5pt;height:407.25pt;mso-position-horizontal-relative:char;mso-position-vertical-relative:line" coordorigin="15377,6223" coordsize="55986,51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">
                <v:rect id="Rechteck 1" o:spid="_x0000_s1027" style="position:absolute;left:28843;top:32557;width:30783;height:2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1csEA&#10;AADaAAAADwAAAGRycy9kb3ducmV2LnhtbERPS2vCQBC+C/0PyxS8SN3Ug0jqKkVQBC8+GuhxyE6z&#10;abOzaXZNor/eFQRPw8f3nPmyt5VoqfGlYwXv4wQEce50yYWCr9P6bQbCB2SNlWNScCEPy8XLYI6p&#10;dh0fqD2GQsQQ9ikqMCHUqZQ+N2TRj11NHLkf11gMETaF1A12MdxWcpIkU2mx5NhgsKaVofzveLYK&#10;9t1qs/tFNNvsu91c193o/5SRUsPX/vMDRKA+PMUP91bH+XB/5X7l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T9XLBAAAA2gAAAA8AAAAAAAAAAAAAAAAAmAIAAGRycy9kb3du&#10;cmV2LnhtbFBLBQYAAAAABAAEAPUAAACGAwAAAAA=&#10;" fillcolor="#f3f3f3">
                  <v:stroke joinstyle="round"/>
                  <v:textbox inset="2.53958mm,2.53958mm,2.53958mm,2.53958mm">
                    <w:txbxContent>
                      <w:p w:rsidR="009D5B5D" w:rsidRPr="00501ED3" w:rsidRDefault="009D5B5D" w:rsidP="00501ED3"/>
                    </w:txbxContent>
                  </v:textbox>
                </v:rect>
                <v:rect id="Rechteck 2" o:spid="_x0000_s1028" style="position:absolute;left:28542;top:6223;width:30783;height:2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rBcQA&#10;AADaAAAADwAAAGRycy9kb3ducmV2LnhtbESPT2vCQBTE70K/w/IKXqRu9CCSukoRFMGLfxro8ZF9&#10;zabNvo3ZNUn76V1B8DjMzG+Yxaq3lWip8aVjBZNxAoI4d7rkQsHnefM2B+EDssbKMSn4Iw+r5ctg&#10;gal2HR+pPYVCRAj7FBWYEOpUSp8bsujHriaO3rdrLIYom0LqBrsIt5WcJslMWiw5LhisaW0o/z1d&#10;rYJDt97ufxDNLvtqt/+bbnQ5Z6TU8LX/eAcRqA/P8KO90wqmcL8Sb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awXEAAAA2gAAAA8AAAAAAAAAAAAAAAAAmAIAAGRycy9k&#10;b3ducmV2LnhtbFBLBQYAAAAABAAEAPUAAACJAwAAAAA=&#10;" fillcolor="#f3f3f3">
                  <v:stroke joinstyle="round"/>
                  <v:textbox inset="2.53958mm,2.53958mm,2.53958mm,2.53958mm">
                    <w:txbxContent>
                      <w:p w:rsidR="009D5B5D" w:rsidRPr="00501ED3" w:rsidRDefault="009D5B5D" w:rsidP="00501ED3"/>
                    </w:txbxContent>
                  </v:textbox>
                </v:rect>
                <v:group id="Gruppieren 4" o:spid="_x0000_s1029" style="position:absolute;left:17186;top:28491;width:4572;height:7198" coordorigin="5191,14757" coordsize="4571,7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Ellipse 5" o:spid="_x0000_s1030" style="position:absolute;left:5905;top:14757;width:3144;height:2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kU8IA&#10;AADaAAAADwAAAGRycy9kb3ducmV2LnhtbESPQWvCQBSE7wX/w/IEb3VjaCVNXUMJFCoUwaj3R/Y1&#10;WZp9m2a3Mf33XUHwOMzMN8ymmGwnRhq8caxgtUxAENdOG24UnI7vjxkIH5A1do5JwR95KLazhw3m&#10;2l34QGMVGhEh7HNU0IbQ51L6uiWLful64uh9ucFiiHJopB7wEuG2k2mSrKVFw3GhxZ7Klurv6tcq&#10;8JncTz9J2KXlk3zhdGXM57lUajGf3l5BBJrCPXxrf2gFz3C9Em+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KRTwgAAANoAAAAPAAAAAAAAAAAAAAAAAJgCAABkcnMvZG93&#10;bnJldi54bWxQSwUGAAAAAAQABAD1AAAAhwMAAAAA&#10;" strokeweight="1.5pt">
                    <v:textbox inset="2.53958mm,2.53958mm,2.53958mm,2.53958mm">
                      <w:txbxContent>
                        <w:p w:rsidR="009D5B5D" w:rsidRPr="00501ED3" w:rsidRDefault="009D5B5D" w:rsidP="00501ED3"/>
                      </w:txbxContent>
                    </v:textbox>
                  </v:oval>
                  <v:shapetype id="_x0000_t32" coordsize="21600,21600" o:spt="32" o:oned="t" path="m,l21600,21600e" filled="f">
                    <v:path arrowok="t" fillok="f" o:connecttype="none"/>
                    <o:lock v:ext="edit" shapetype="t"/>
                  </v:shapetype>
                  <v:shape id="Gerade Verbindung mit Pfeil 7" o:spid="_x0000_s1031" type="#_x0000_t32" style="position:absolute;left:7453;top:17478;width:24;height:24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HwJcMAAADaAAAADwAAAGRycy9kb3ducmV2LnhtbESPT4vCMBTE74LfIbwFL0VTXVelGkUE&#10;QdiTfw57fDTPptvmpTRR67c3Cwseh5n5DbPadLYWd2p96VjBeJSCIM6dLrlQcDnvhwsQPiBrrB2T&#10;gid52Kz7vRVm2j34SPdTKESEsM9QgQmhyaT0uSGLfuQa4uhdXWsxRNkWUrf4iHBby0mazqTFkuOC&#10;wYZ2hvLqdLMKdvzzW14+k6n7HpvquP9KqnqaKDX46LZLEIG68A7/tw9awRz+rsQb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B8CXDAAAA2gAAAA8AAAAAAAAAAAAA&#10;AAAAoQIAAGRycy9kb3ducmV2LnhtbFBLBQYAAAAABAAEAPkAAACRAwAAAAA=&#10;" strokeweight="1.5pt">
                    <v:stroke startarrowwidth="wide" startarrowlength="long" endarrowwidth="wide" endarrowlength="long"/>
                  </v:shape>
                  <v:shape id="Gerade Verbindung mit Pfeil 8" o:spid="_x0000_s1032" type="#_x0000_t32" style="position:absolute;left:5191;top:17049;width:2238;height:157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cFb4AAADaAAAADwAAAGRycy9kb3ducmV2LnhtbERPy4rCMBTdC/5DuIK7MdWFDNUo4gMU&#10;Ycbn/tpc22JzU5Ko1a+fLAZcHs57PG1MJR7kfGlZQb+XgCDOrC45V3A6rr6+QfiArLGyTApe5GE6&#10;abfGmGr75D09DiEXMYR9igqKEOpUSp8VZND3bE0cuat1BkOELpfa4TOGm0oOkmQoDZYcGwqsaV5Q&#10;djvcjYKlOW227+R3N9hxvvHZ+X35cQulup1mNgIRqAkf8b97rRXErfFKvAFy8g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7dwVvgAAANoAAAAPAAAAAAAAAAAAAAAAAKEC&#10;AABkcnMvZG93bnJldi54bWxQSwUGAAAAAAQABAD5AAAAjAMAAAAA&#10;" strokeweight="1.5pt">
                    <v:stroke startarrowwidth="wide" startarrowlength="long" endarrowwidth="wide" endarrowlength="long"/>
                  </v:shape>
                  <v:shape id="Gerade Verbindung mit Pfeil 10" o:spid="_x0000_s1033" type="#_x0000_t32" style="position:absolute;left:7477;top:17145;width:2286;height:1523;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geqsAAAADbAAAADwAAAGRycy9kb3ducmV2LnhtbESPQYvCQAyF7wv+hyGCt3WqiCzVUURc&#10;9Kq7CN5CJ7bFTqZ0onb/vTkIe0t4L+99Wa770JgHdamO7GAyzsAQF9HXXDr4/fn+/AKTBNljE5kc&#10;/FGC9WrwscTcxycf6XGS0mgIpxwdVCJtbm0qKgqYxrElVu0au4Cia1da3+FTw0Njp1k2twFr1oYK&#10;W9pWVNxO9+Bguj/LvOR7wecY9le5zOqwi86Nhv1mAUaol3/z+/rgFV/p9RcdwK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IHqrAAAAA2wAAAA8AAAAAAAAAAAAAAAAA&#10;oQIAAGRycy9kb3ducmV2LnhtbFBLBQYAAAAABAAEAPkAAACOAwAAAAA=&#10;" strokeweight="1.5pt">
                    <v:stroke startarrowwidth="wide" startarrowlength="long" endarrowwidth="wide" endarrowlength="long"/>
                  </v:shape>
                  <v:shape id="Gerade Verbindung mit Pfeil 11" o:spid="_x0000_s1034" type="#_x0000_t32" style="position:absolute;left:7429;top:19716;width:1524;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y0wsIAAADbAAAADwAAAGRycy9kb3ducmV2LnhtbERPzWrCQBC+F3yHZYTeml09pJK6SqsV&#10;PBRE0weYZsckNDsbstsk9eldQfA2H9/vLNejbURPna8da5glCgRx4UzNpYbvfPeyAOEDssHGMWn4&#10;Jw/r1eRpiZlxAx+pP4VSxBD2GWqoQmgzKX1RkUWfuJY4cmfXWQwRdqU0HQ4x3DZyrlQqLdYcGyps&#10;aVNR8Xv6sxp229ef/uNAX5d0yEPq55/pea+0fp6O728gAo3hIb679ybOn8Htl3iAX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7y0wsIAAADbAAAADwAAAAAAAAAAAAAA&#10;AAChAgAAZHJzL2Rvd25yZXYueG1sUEsFBgAAAAAEAAQA+QAAAJADAAAAAA==&#10;" strokeweight="1.5pt">
                    <v:stroke startarrowwidth="wide" startarrowlength="long" endarrowwidth="wide" endarrowlength="long"/>
                  </v:shape>
                  <v:shape id="Gerade Verbindung mit Pfeil 12" o:spid="_x0000_s1035" type="#_x0000_t32" style="position:absolute;left:5905;top:19716;width:1572;height:20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6ph8IAAADbAAAADwAAAGRycy9kb3ducmV2LnhtbERPPWvDMBDdC/kP4gJdTCPHcUpxo4QS&#10;CBQyOfGQ8bCulmvrZCzVcf99VSh0u8f7vN1htr2YaPStYwXrVQqCuHa65UZBdT09vYDwAVlj75gU&#10;fJOHw37xsMNCuzuXNF1CI2II+wIVmBCGQkpfG7LoV24gjtyHGy2GCMdG6hHvMdz2MkvTZ2mx5dhg&#10;cKCjobq7fFkFR759ttUmyd15bbrytE26Pk+UelzOb68gAs3hX/znftdxfga/v8QD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6ph8IAAADbAAAADwAAAAAAAAAAAAAA&#10;AAChAgAAZHJzL2Rvd25yZXYueG1sUEsFBgAAAAAEAAQA+QAAAJADAAAAAA==&#10;" strokeweight="1.5pt">
                    <v:stroke startarrowwidth="wide" startarrowlength="long" endarrowwidth="wide" endarrowlength="long"/>
                  </v:shape>
                </v:group>
                <v:shapetype id="_x0000_t202" coordsize="21600,21600" o:spt="202" path="m,l,21600r21600,l21600,xe">
                  <v:stroke joinstyle="miter"/>
                  <v:path gradientshapeok="t" o:connecttype="rect"/>
                </v:shapetype>
                <v:shape id="Textfeld 13" o:spid="_x0000_s1036" type="#_x0000_t202" style="position:absolute;left:15377;top:35689;width:819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8978A&#10;AADbAAAADwAAAGRycy9kb3ducmV2LnhtbERPS2sCMRC+F/wPYQpeSs1WQcvWKCIU9ODBB56HZPaB&#10;m8mSZHX990YQvM3H95z5sreNuJIPtWMFP6MMBLF2puZSwen4//0LIkRkg41jUnCnAMvF4GOOuXE3&#10;3tP1EEuRQjjkqKCKsc2lDLoii2HkWuLEFc5bjAn6UhqPtxRuGznOsqm0WHNqqLCldUX6cuisgi9d&#10;bmdFtu4uTeePkbQpztudUsPPfvUHIlIf3+KXe2PS/Ak8f0k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U7z3vwAAANsAAAAPAAAAAAAAAAAAAAAAAJgCAABkcnMvZG93bnJl&#10;di54bWxQSwUGAAAAAAQABAD1AAAAhAMAAAAA&#10;" filled="f" stroked="f">
                  <v:textbox inset="2.53958mm,2.53958mm,2.53958mm,2.53958mm">
                    <w:txbxContent>
                      <w:p w:rsidR="009D5B5D" w:rsidRPr="00501ED3" w:rsidRDefault="009D5B5D" w:rsidP="00501ED3">
                        <w:r w:rsidRPr="00501ED3">
                          <w:t>Benutzer</w:t>
                        </w:r>
                      </w:p>
                      <w:p w:rsidR="009D5B5D" w:rsidRPr="00501ED3" w:rsidRDefault="009D5B5D" w:rsidP="00501ED3"/>
                    </w:txbxContent>
                  </v:textbox>
                </v:shape>
                <v:oval id="Ellipse 14" o:spid="_x0000_s1037" style="position:absolute;left:30135;top:15313;width:21207;height:8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c/8AA&#10;AADbAAAADwAAAGRycy9kb3ducmV2LnhtbERP32vCMBB+H+x/CDfwbU0tRbQzyigIGwzB6t6P5taG&#10;NZeuiW3975fBwLf7+H7edj/bTow0eONYwTJJQRDXThtuFFzOh+c1CB+QNXaOScGNPOx3jw9bLLSb&#10;+ERjFRoRQ9gXqKANoS+k9HVLFn3ieuLIfbnBYohwaKQecIrhtpNZmq6kRcOxocWeypbq7+pqFfi1&#10;PM4/aXjPylxuOFsa8/FZKrV4ml9fQASaw138737TcX4Of7/EA+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3c/8AAAADbAAAADwAAAAAAAAAAAAAAAACYAgAAZHJzL2Rvd25y&#10;ZXYueG1sUEsFBgAAAAAEAAQA9QAAAIUDAAAAAA==&#10;" strokeweight="1.5pt">
                  <v:textbox inset="2.53958mm,2.53958mm,2.53958mm,2.53958mm">
                    <w:txbxContent>
                      <w:p w:rsidR="009D5B5D" w:rsidRPr="00501ED3" w:rsidRDefault="009D5B5D" w:rsidP="00501ED3">
                        <w:proofErr w:type="spellStart"/>
                        <w:r w:rsidRPr="00501ED3">
                          <w:t>SystemUnitClassLib</w:t>
                        </w:r>
                        <w:proofErr w:type="spellEnd"/>
                        <w:r w:rsidRPr="00501ED3">
                          <w:t>,</w:t>
                        </w:r>
                      </w:p>
                      <w:p w:rsidR="009D5B5D" w:rsidRPr="00501ED3" w:rsidRDefault="009D5B5D" w:rsidP="00501ED3">
                        <w:proofErr w:type="spellStart"/>
                        <w:r w:rsidRPr="00501ED3">
                          <w:t>RoleClassLib</w:t>
                        </w:r>
                        <w:proofErr w:type="spellEnd"/>
                      </w:p>
                      <w:p w:rsidR="009D5B5D" w:rsidRPr="00501ED3" w:rsidRDefault="009D5B5D" w:rsidP="00501ED3">
                        <w:proofErr w:type="spellStart"/>
                        <w:r w:rsidRPr="00501ED3">
                          <w:t>InterfaceClassLib</w:t>
                        </w:r>
                        <w:proofErr w:type="spellEnd"/>
                      </w:p>
                    </w:txbxContent>
                  </v:textbox>
                </v:oval>
                <v:oval id="Ellipse 15" o:spid="_x0000_s1038" style="position:absolute;left:41258;top:8810;width:17430;height:7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5ZL8A&#10;AADbAAAADwAAAGRycy9kb3ducmV2LnhtbERP24rCMBB9F/yHMMK+aWrRRatRpCC4IAvr5X1oxjbY&#10;TGoTtf69WVjYtzmc6yzXna3Fg1pvHCsYjxIQxIXThksFp+N2OAPhA7LG2jEpeJGH9arfW2Km3ZN/&#10;6HEIpYgh7DNUUIXQZFL6oiKLfuQa4shdXGsxRNiWUrf4jOG2lmmSfEqLhmNDhQ3lFRXXw90q8DP5&#10;3d2S8JXmEznndGzM/pwr9THoNgsQgbrwL/5z73ScP4XfX+I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MXlkvwAAANsAAAAPAAAAAAAAAAAAAAAAAJgCAABkcnMvZG93bnJl&#10;di54bWxQSwUGAAAAAAQABAD1AAAAhAMAAAAA&#10;" strokeweight="1.5pt">
                  <v:textbox inset="2.53958mm,2.53958mm,2.53958mm,2.53958mm">
                    <w:txbxContent>
                      <w:p w:rsidR="009D5B5D" w:rsidRPr="00501ED3" w:rsidRDefault="009D5B5D" w:rsidP="00501ED3">
                        <w:r w:rsidRPr="00501ED3">
                          <w:t>Bibliotheken erstellen</w:t>
                        </w:r>
                      </w:p>
                    </w:txbxContent>
                  </v:textbox>
                </v:oval>
                <v:group id="Gruppieren 16" o:spid="_x0000_s1039" style="position:absolute;left:62642;top:29128;width:4571;height:7198" coordorigin="5191,14757" coordsize="4571,7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Ellipse 18" o:spid="_x0000_s1040" style="position:absolute;left:5905;top:14757;width:3144;height:2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DW+sMA&#10;AADbAAAADwAAAGRycy9kb3ducmV2LnhtbESPT2vCQBDF7wW/wzJCb3VjKEWjq0igoCCF+uc+ZMdk&#10;MTsbs1uN375zKPQ2w3vz3m+W68G36k59dIENTCcZKOIqWMe1gdPx820GKiZki21gMvCkCOvV6GWJ&#10;hQ0P/qb7IdVKQjgWaKBJqSu0jlVDHuMkdMSiXULvMcna19r2+JBw3+o8yz60R8fS0GBHZUPV9fDj&#10;DcSZ/hpuWdrl5buecz51bn8ujXkdD5sFqERD+jf/XW+t4Aus/CID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DW+sMAAADbAAAADwAAAAAAAAAAAAAAAACYAgAAZHJzL2Rv&#10;d25yZXYueG1sUEsFBgAAAAAEAAQA9QAAAIgDAAAAAA==&#10;" strokeweight="1.5pt">
                    <v:textbox inset="2.53958mm,2.53958mm,2.53958mm,2.53958mm">
                      <w:txbxContent>
                        <w:p w:rsidR="009D5B5D" w:rsidRPr="00501ED3" w:rsidRDefault="009D5B5D" w:rsidP="00501ED3"/>
                      </w:txbxContent>
                    </v:textbox>
                  </v:oval>
                  <v:shape id="Gerade Verbindung mit Pfeil 19" o:spid="_x0000_s1041" type="#_x0000_t32" style="position:absolute;left:7453;top:17478;width:24;height:24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o79sEAAADbAAAADwAAAGRycy9kb3ducmV2LnhtbERPS4vCMBC+C/6HMAteiqa6rmg1igiC&#10;sCcfhz0Ozdh020xKE7X+e7Ow4G0+vuesNp2txZ1aXzpWMB6lIIhzp0suFFzO++EchA/IGmvHpOBJ&#10;Hjbrfm+FmXYPPtL9FAoRQ9hnqMCE0GRS+tyQRT9yDXHkrq61GCJsC6lbfMRwW8tJms6kxZJjg8GG&#10;doby6nSzCnb881tePpOp+x6b6rj/Sqp6mig1+Oi2SxCBuvAW/7sPOs5fwN8v8QC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yjv2wQAAANsAAAAPAAAAAAAAAAAAAAAA&#10;AKECAABkcnMvZG93bnJldi54bWxQSwUGAAAAAAQABAD5AAAAjwMAAAAA&#10;" strokeweight="1.5pt">
                    <v:stroke startarrowwidth="wide" startarrowlength="long" endarrowwidth="wide" endarrowlength="long"/>
                  </v:shape>
                  <v:shape id="Gerade Verbindung mit Pfeil 20" o:spid="_x0000_s1042" type="#_x0000_t32" style="position:absolute;left:5191;top:17049;width:2238;height:157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TcAAAADbAAAADwAAAGRycy9kb3ducmV2LnhtbERPy4rCMBTdC/MP4Q7MTlO7GKRjFNEZ&#10;UARfo/trc22LzU1Jola/3iwEl4fzHo5bU4srOV9ZVtDvJSCIc6srLhTs//+6AxA+IGusLZOCO3kY&#10;jz46Q8y0vfGWrrtQiBjCPkMFZQhNJqXPSzLoe7YhjtzJOoMhQldI7fAWw00t0yT5lgYrjg0lNjQt&#10;KT/vLkbBr9kvlo9kvUk3XCx8fngcV26m1NdnO/kBEagNb/HLPdcK0rg+fok/QI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fk3AAAAA2wAAAA8AAAAAAAAAAAAAAAAA&#10;oQIAAGRycy9kb3ducmV2LnhtbFBLBQYAAAAABAAEAPkAAACOAwAAAAA=&#10;" strokeweight="1.5pt">
                    <v:stroke startarrowwidth="wide" startarrowlength="long" endarrowwidth="wide" endarrowlength="long"/>
                  </v:shape>
                  <v:shape id="Gerade Verbindung mit Pfeil 22" o:spid="_x0000_s1043" type="#_x0000_t32" style="position:absolute;left:7477;top:17145;width:2286;height:1523;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rv+8EAAADbAAAADwAAAGRycy9kb3ducmV2LnhtbESPQWuDQBSE74X+h+UVemvWSpFis0op&#10;CeYaEwK9PdwXlbpvxX2J5t9nC4Ueh5lvhlmXixvUlabQezbwukpAETfe9twaOB62L++ggiBbHDyT&#10;gRsFKIvHhzXm1s+8p2strYolHHI00ImMudah6chhWPmROHpnPzmUKKdW2wnnWO4GnSZJph32HBc6&#10;HOmro+anvjgDaXWSrOVLwyfvqrN8v/Vu4415flo+P0AJLfIf/qN3NnIp/H6JP0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uu/7wQAAANsAAAAPAAAAAAAAAAAAAAAA&#10;AKECAABkcnMvZG93bnJldi54bWxQSwUGAAAAAAQABAD5AAAAjwMAAAAA&#10;" strokeweight="1.5pt">
                    <v:stroke startarrowwidth="wide" startarrowlength="long" endarrowwidth="wide" endarrowlength="long"/>
                  </v:shape>
                  <v:shape id="Gerade Verbindung mit Pfeil 23" o:spid="_x0000_s1044" type="#_x0000_t32" style="position:absolute;left:7429;top:19716;width:1524;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5Fk8UAAADbAAAADwAAAGRycy9kb3ducmV2LnhtbESP3WrCQBSE74W+w3IKvaubppBKzCpt&#10;reBFQYx9gNPsyQ9mz4bsmqQ+vVsQvBxm5hsmW0+mFQP1rrGs4GUegSAurG64UvBz3D4vQDiPrLG1&#10;TAr+yMF69TDLMNV25AMNua9EgLBLUUHtfZdK6YqaDLq57YiDV9reoA+yr6TucQxw08o4ihJpsOGw&#10;UGNHnzUVp/xsFGw3b7/Dx56+L8l49ImLv5JyFyn19Di9L0F4mvw9fGvvtIL4Ff6/hB8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5Fk8UAAADbAAAADwAAAAAAAAAA&#10;AAAAAAChAgAAZHJzL2Rvd25yZXYueG1sUEsFBgAAAAAEAAQA+QAAAJMDAAAAAA==&#10;" strokeweight="1.5pt">
                    <v:stroke startarrowwidth="wide" startarrowlength="long" endarrowwidth="wide" endarrowlength="long"/>
                  </v:shape>
                  <v:shape id="Gerade Verbindung mit Pfeil 24" o:spid="_x0000_s1045" type="#_x0000_t32" style="position:absolute;left:5905;top:19716;width:1572;height:20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de1cMAAADbAAAADwAAAGRycy9kb3ducmV2LnhtbESPT4vCMBTE78J+h/AW9lI0VatINYoI&#10;woIn/xw8PppnU9u8lCZq99tvFhY8DjPzG2a16W0jntT5yrGC8SgFQVw4XXGp4HLeDxcgfEDW2Dgm&#10;BT/kYbP+GKww1+7FR3qeQikihH2OCkwIbS6lLwxZ9CPXEkfv5jqLIcqulLrDV4TbRk7SdC4tVhwX&#10;DLa0M1TUp4dVsOPrvbpMk8wdxqY+7mdJ3WSJUl+f/XYJIlAf3uH/9rdWMMng70v8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nXtXDAAAA2wAAAA8AAAAAAAAAAAAA&#10;AAAAoQIAAGRycy9kb3ducmV2LnhtbFBLBQYAAAAABAAEAPkAAACRAwAAAAA=&#10;" strokeweight="1.5pt">
                    <v:stroke startarrowwidth="wide" startarrowlength="long" endarrowwidth="wide" endarrowlength="long"/>
                  </v:shape>
                </v:group>
                <v:shape id="Gerade Verbindung mit Pfeil 25" o:spid="_x0000_s1046" type="#_x0000_t32" style="position:absolute;left:56134;top:14825;width:7221;height:15663;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jkjcQAAADbAAAADwAAAGRycy9kb3ducmV2LnhtbESPQWvCQBSE7wX/w/KE3upGQZHoKhII&#10;Kj20TXvx9sg+k2D27ZpdNfn3XaHQ4zAz3zDrbW9acafON5YVTCcJCOLS6oYrBT/f+dsShA/IGlvL&#10;pGAgD9vN6GWNqbYP/qJ7ESoRIexTVFCH4FIpfVmTQT+xjjh6Z9sZDFF2ldQdPiLctHKWJAtpsOG4&#10;UKOjrKbyUtyMgixzn8d3V1zyYTlc836afexPjVKv4363AhGoD//hv/ZBK5jN4fkl/g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OSNxAAAANsAAAAPAAAAAAAAAAAA&#10;AAAAAKECAABkcnMvZG93bnJldi54bWxQSwUGAAAAAAQABAD5AAAAkgMAAAAA&#10;" strokeweight="1.5pt">
                  <v:stroke startarrowwidth="wide" startarrowlength="long" endarrow="block" endarrowwidth="wide" endarrowlength="long"/>
                </v:shape>
                <v:shape id="Textfeld 26" o:spid="_x0000_s1047" type="#_x0000_t202" style="position:absolute;left:60833;top:34626;width:105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jV0sEA&#10;AADbAAAADwAAAGRycy9kb3ducmV2LnhtbESPzYoCMRCE74LvEFrYi2hGDyqjUUQQ1oMHddlzk/T8&#10;4KQzJBmdffuNIHgsquorarPrbSMe5EPtWMFsmoEg1s7UXCr4uR0nKxAhIhtsHJOCPwqw2w4HG8yN&#10;e/KFHtdYigThkKOCKsY2lzLoiiyGqWuJk1c4bzEm6UtpPD4T3DZynmULabHmtFBhS4eK9P3aWQVj&#10;XZ6WRXbo7k3nb5G0KX5PZ6W+Rv1+DSJSHz/hd/vbKJgv4PU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I1dLBAAAA2wAAAA8AAAAAAAAAAAAAAAAAmAIAAGRycy9kb3du&#10;cmV2LnhtbFBLBQYAAAAABAAEAPUAAACGAwAAAAA=&#10;" filled="f" stroked="f">
                  <v:textbox inset="2.53958mm,2.53958mm,2.53958mm,2.53958mm">
                    <w:txbxContent>
                      <w:p w:rsidR="009D5B5D" w:rsidRPr="00501ED3" w:rsidRDefault="009D5B5D" w:rsidP="00501ED3">
                        <w:r w:rsidRPr="00501ED3">
                          <w:t>Entwickler</w:t>
                        </w:r>
                      </w:p>
                    </w:txbxContent>
                  </v:textbox>
                </v:shape>
                <v:shape id="Textfeld 27" o:spid="_x0000_s1048" type="#_x0000_t202" style="position:absolute;left:36972;top:6223;width:13347;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t3ccA&#10;AADbAAAADwAAAGRycy9kb3ducmV2LnhtbESPQUsDMRSE7wX/Q3iCF2mz7aHatWkRoaUIRbqK6O2x&#10;ebuJbl62m9hu++uNIPQ4zMw3zHzZu0YcqAvWs4LxKANBXHptuVbw9roa3oMIEVlj45kUnCjAcnE1&#10;mGOu/ZF3dChiLRKEQ44KTIxtLmUoDTkMI98SJ6/yncOYZFdL3eExwV0jJ1k2lQ4tpwWDLT0ZKr+L&#10;H6dg9v5xW31ac67XL1/TalNs7f55q9TNdf/4ACJSHy/h//ZGK5jcwd+X9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4bd3HAAAA2wAAAA8AAAAAAAAAAAAAAAAAmAIAAGRy&#10;cy9kb3ducmV2LnhtbFBLBQYAAAAABAAEAPUAAACMAwAAAAA=&#10;" filled="f" stroked="f">
                  <v:textbox inset="2.53958mm,2.53958mm,2.53958mm,2.53958mm">
                    <w:txbxContent>
                      <w:p w:rsidR="009D5B5D" w:rsidRPr="00501ED3" w:rsidRDefault="009D5B5D" w:rsidP="00501ED3">
                        <w:r w:rsidRPr="00501ED3">
                          <w:t>AML Editor</w:t>
                        </w:r>
                      </w:p>
                    </w:txbxContent>
                  </v:textbox>
                </v:shape>
                <v:oval id="Ellipse 28" o:spid="_x0000_s1049" style="position:absolute;left:34931;top:23545;width:17429;height:7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R78A&#10;AADbAAAADwAAAGRycy9kb3ducmV2LnhtbERPW2vCMBR+H/gfwhn4tqYWEe0aZRQGGwzBy94PzbEN&#10;Nic1ybT79+ZB8PHju1eb0fbiSj4YxwpmWQ6CuHHacKvgePh8W4IIEVlj75gU/FOAzXryUmGp3Y13&#10;dN3HVqQQDiUq6GIcSilD05HFkLmBOHEn5y3GBH0rtcdbCre9LPJ8IS0aTg0dDlR31Jz3f1ZBWMrt&#10;eMnjd1HP5YqLmTE/v7VS09fx4x1EpDE+xQ/3l1ZQpLHpS/oB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XBxHvwAAANsAAAAPAAAAAAAAAAAAAAAAAJgCAABkcnMvZG93bnJl&#10;di54bWxQSwUGAAAAAAQABAD1AAAAhAMAAAAA&#10;" strokeweight="1.5pt">
                  <v:textbox inset="2.53958mm,2.53958mm,2.53958mm,2.53958mm">
                    <w:txbxContent>
                      <w:p w:rsidR="009D5B5D" w:rsidRPr="00501ED3" w:rsidRDefault="009D5B5D" w:rsidP="00501ED3">
                        <w:r w:rsidRPr="00501ED3">
                          <w:t>Modul erstellen</w:t>
                        </w:r>
                      </w:p>
                    </w:txbxContent>
                  </v:textbox>
                </v:oval>
                <v:shape id="Gerade Verbindung mit Pfeil 29" o:spid="_x0000_s1050" type="#_x0000_t32" style="position:absolute;left:21044;top:27067;width:13887;height:2784;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IDA8AAAADbAAAADwAAAGRycy9kb3ducmV2LnhtbESPzQrCMBCE74LvEFbwpqkiotUoIihe&#10;PPgHelubtS02m9JErW9vBMHjMDPfMNN5bQrxpMrllhX0uhEI4sTqnFMFx8OqMwLhPLLGwjIpeJOD&#10;+azZmGKs7Yt39Nz7VAQIuxgVZN6XsZQuycig69qSOHg3Wxn0QVap1BW+AtwUsh9FQ2kw57CQYUnL&#10;jJL7/mEUDC7Rejg4bo05nK637dtalOlZqXarXkxAeKr9P/xrb7SC/hi+X8IPkL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SAwPAAAAA2wAAAA8AAAAAAAAAAAAAAAAA&#10;oQIAAGRycy9kb3ducmV2LnhtbFBLBQYAAAAABAAEAPkAAACOAwAAAAA=&#10;" strokeweight="1.5pt">
                  <v:stroke startarrowwidth="wide" startarrowlength="long" endarrow="block" endarrowwidth="wide" endarrowlength="long"/>
                </v:shape>
                <v:shape id="Gerade Verbindung mit Pfeil 30" o:spid="_x0000_s1051" type="#_x0000_t32" style="position:absolute;left:47563;top:18836;width:4797;height:823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481rsAAADbAAAADwAAAGRycy9kb3ducmV2LnhtbERPvQrCMBDeBd8hnOAimqogUo1SBMVJ&#10;qAquR3O2xeZSmqjx7c0gOH58/+ttMI14UedqywqmkwQEcWF1zaWC62U/XoJwHlljY5kUfMjBdtPv&#10;rTHV9s05vc6+FDGEXYoKKu/bVEpXVGTQTWxLHLm77Qz6CLtS6g7fMdw0cpYkC2mw5thQYUu7iorH&#10;+WkU5PkoCy2ODqGczi/6lLEzxU2p4SBkKxCegv+Lf+6jVjCP6+OX+APk5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bTjzWuwAAANsAAAAPAAAAAAAAAAAAAAAAAKECAABk&#10;cnMvZG93bnJldi54bWxQSwUGAAAAAAQABAD5AAAAiQMAAAAA&#10;" strokeweight="1.5pt">
                  <v:stroke dashstyle="dash" startarrowwidth="wide" startarrowlength="long" endarrow="block" endarrowwidth="wide" endarrowlength="long"/>
                </v:shape>
                <v:shape id="Textfeld 31" o:spid="_x0000_s1052" type="#_x0000_t202" style="position:absolute;left:47564;top:21468;width:996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be8IA&#10;AADbAAAADwAAAGRycy9kb3ducmV2LnhtbESPS4sCMRCE78L+h9ALXkQzrqDLaJRFWFgPHnyw5ybp&#10;eeCkMyQZHf+9EQSPRVV9Ra02vW3ElXyoHSuYTjIQxNqZmksF59Pv+BtEiMgGG8ek4E4BNuuPwQpz&#10;4258oOsxliJBOOSooIqxzaUMuiKLYeJa4uQVzluMSfpSGo+3BLeN/MqyubRYc1qosKVtRfpy7KyC&#10;kS53iyLbdpem86dI2hT/u71Sw8/+ZwkiUh/f4Vf7zyiYTeH5Jf0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eNt7wgAAANsAAAAPAAAAAAAAAAAAAAAAAJgCAABkcnMvZG93&#10;bnJldi54bWxQSwUGAAAAAAQABAD1AAAAhwMAAAAA&#10;" filled="f" stroked="f">
                  <v:textbox inset="2.53958mm,2.53958mm,2.53958mm,2.53958mm">
                    <w:txbxContent>
                      <w:p w:rsidR="009D5B5D" w:rsidRPr="00501ED3" w:rsidRDefault="009D5B5D" w:rsidP="00501ED3">
                        <w:r w:rsidRPr="00501ED3">
                          <w:t>&lt;&lt;</w:t>
                        </w:r>
                        <w:proofErr w:type="spellStart"/>
                        <w:r w:rsidRPr="00501ED3">
                          <w:t>include</w:t>
                        </w:r>
                        <w:proofErr w:type="spellEnd"/>
                        <w:r w:rsidRPr="00501ED3">
                          <w:t>&gt;&gt;</w:t>
                        </w:r>
                      </w:p>
                    </w:txbxContent>
                  </v:textbox>
                </v:shape>
                <v:shape id="Gerade Verbindung mit Pfeil 32" o:spid="_x0000_s1053" type="#_x0000_t32" style="position:absolute;left:38849;top:12334;width:2409;height:2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aVsQAAADbAAAADwAAAGRycy9kb3ducmV2LnhtbESP3WoCMRSE74W+QziF3mm2KxRdjVKK&#10;grRV8A9vD5vT7OLmZN1EXd++EQQvh5n5hhlPW1uJCzW+dKzgvZeAIM6dLtko2G3n3QEIH5A1Vo5J&#10;wY08TCcvnTFm2l15TZdNMCJC2GeooAihzqT0eUEWfc/VxNH7c43FEGVjpG7wGuG2kmmSfEiLJceF&#10;Amv6Kig/bs5WwfJEv/t+Mvvm1fF2+FlvzTkdGqXeXtvPEYhAbXiGH+2FVtBP4f4l/gA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lpWxAAAANsAAAAPAAAAAAAAAAAA&#10;AAAAAKECAABkcnMvZG93bnJldi54bWxQSwUGAAAAAAQABAD5AAAAkgMAAAAA&#10;" strokeweight="1.5pt">
                  <v:stroke dashstyle="dash" startarrowwidth="wide" startarrowlength="long" endarrow="block" endarrowwidth="wide" endarrowlength="long"/>
                </v:shape>
                <v:shape id="Textfeld 33" o:spid="_x0000_s1054" type="#_x0000_t202" style="position:absolute;left:29649;top:12223;width:996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gl8IA&#10;AADbAAAADwAAAGRycy9kb3ducmV2LnhtbESPS4sCMRCE78L+h9ALexHN7Aq6jEZZBEEPHnyw5ybp&#10;eeCkMyQZHf+9EQSPRVV9RS1WvW3ElXyoHSv4HmcgiLUzNZcKzqfN6BdEiMgGG8ek4E4BVsuPwQJz&#10;4258oOsxliJBOOSooIqxzaUMuiKLYexa4uQVzluMSfpSGo+3BLeN/MmyqbRYc1qosKV1Rfpy7KyC&#10;oS53syJbd5em86dI2hT/u71SX5/93xxEpD6+w6/21iiYTOD5Jf0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uCXwgAAANsAAAAPAAAAAAAAAAAAAAAAAJgCAABkcnMvZG93&#10;bnJldi54bWxQSwUGAAAAAAQABAD1AAAAhwMAAAAA&#10;" filled="f" stroked="f">
                  <v:textbox inset="2.53958mm,2.53958mm,2.53958mm,2.53958mm">
                    <w:txbxContent>
                      <w:p w:rsidR="009D5B5D" w:rsidRPr="00501ED3" w:rsidRDefault="009D5B5D" w:rsidP="00501ED3">
                        <w:r w:rsidRPr="00501ED3">
                          <w:t>&lt;&lt;</w:t>
                        </w:r>
                        <w:proofErr w:type="spellStart"/>
                        <w:r w:rsidRPr="00501ED3">
                          <w:t>include</w:t>
                        </w:r>
                        <w:proofErr w:type="spellEnd"/>
                        <w:r w:rsidRPr="00501ED3">
                          <w:t>&gt;&gt;</w:t>
                        </w:r>
                      </w:p>
                    </w:txbxContent>
                  </v:textbox>
                </v:shape>
                <v:oval id="Ellipse 34" o:spid="_x0000_s1055" style="position:absolute;left:31617;top:35559;width:22918;height:80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n8IA&#10;AADbAAAADwAAAGRycy9kb3ducmV2LnhtbESP3YrCMBSE7wXfIRxh7zS1K+J2jSIFwQUR/Nn7Q3O2&#10;DTYntYnafXsjCF4OM/MNM192thY3ar1xrGA8SkAQF04bLhWcjuvhDIQPyBprx6TgnzwsF/3eHDPt&#10;7ryn2yGUIkLYZ6igCqHJpPRFRRb9yDXE0ftzrcUQZVtK3eI9wm0t0ySZSouG40KFDeUVFefD1Srw&#10;M7nrLkn4SfOJ/OJ0bMz2N1fqY9CtvkEE6sI7/GpvtILPC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ICfwgAAANsAAAAPAAAAAAAAAAAAAAAAAJgCAABkcnMvZG93&#10;bnJldi54bWxQSwUGAAAAAAQABAD1AAAAhwMAAAAA&#10;" strokeweight="1.5pt">
                  <v:textbox inset="2.53958mm,2.53958mm,2.53958mm,2.53958mm">
                    <w:txbxContent>
                      <w:p w:rsidR="009D5B5D" w:rsidRPr="00501ED3" w:rsidRDefault="009D5B5D" w:rsidP="00501ED3">
                        <w:r w:rsidRPr="00501ED3">
                          <w:t xml:space="preserve">Modul in </w:t>
                        </w:r>
                        <w:proofErr w:type="spellStart"/>
                        <w:r w:rsidRPr="00501ED3">
                          <w:t>Instanzhierarchie</w:t>
                        </w:r>
                        <w:proofErr w:type="spellEnd"/>
                        <w:r w:rsidRPr="00501ED3">
                          <w:t xml:space="preserve"> initialisieren</w:t>
                        </w:r>
                      </w:p>
                    </w:txbxContent>
                  </v:textbox>
                </v:oval>
                <v:oval id="Ellipse 35" o:spid="_x0000_s1056" style="position:absolute;left:31339;top:45645;width:22132;height:1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lBMIA&#10;AADbAAAADwAAAGRycy9kb3ducmV2LnhtbESPQWvCQBSE70L/w/IEb3VjbEWjq5SAoFAE03p/ZJ/J&#10;YvZtmt1q/PfdguBxmJlvmNWmt424UueNYwWTcQKCuHTacKXg+2v7OgfhA7LGxjEpuJOHzfplsMJM&#10;uxsf6VqESkQI+wwV1CG0mZS+rMmiH7uWOHpn11kMUXaV1B3eItw2Mk2SmbRoOC7U2FJeU3kpfq0C&#10;P5eH/icJ+zR/kwtOJ8Z8nnKlRsP+YwkiUB+e4Ud7pxVM3+H/S/w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CUEwgAAANsAAAAPAAAAAAAAAAAAAAAAAJgCAABkcnMvZG93&#10;bnJldi54bWxQSwUGAAAAAAQABAD1AAAAhwMAAAAA&#10;" strokeweight="1.5pt">
                  <v:textbox inset="2.53958mm,2.53958mm,2.53958mm,2.53958mm">
                    <w:txbxContent>
                      <w:p w:rsidR="009D5B5D" w:rsidRPr="00501ED3" w:rsidRDefault="009D5B5D" w:rsidP="00501ED3">
                        <w:proofErr w:type="spellStart"/>
                        <w:r w:rsidRPr="00501ED3">
                          <w:t>SystemUnitClassLib</w:t>
                        </w:r>
                        <w:proofErr w:type="spellEnd"/>
                        <w:r w:rsidRPr="00501ED3">
                          <w:t>,</w:t>
                        </w:r>
                      </w:p>
                      <w:p w:rsidR="009D5B5D" w:rsidRPr="00501ED3" w:rsidRDefault="009D5B5D" w:rsidP="00501ED3">
                        <w:proofErr w:type="spellStart"/>
                        <w:r w:rsidRPr="00501ED3">
                          <w:t>RoleClassLib</w:t>
                        </w:r>
                        <w:proofErr w:type="spellEnd"/>
                      </w:p>
                      <w:p w:rsidR="009D5B5D" w:rsidRPr="00501ED3" w:rsidRDefault="009D5B5D" w:rsidP="00501ED3">
                        <w:proofErr w:type="spellStart"/>
                        <w:r w:rsidRPr="00501ED3">
                          <w:t>InterfaceClassLib</w:t>
                        </w:r>
                        <w:proofErr w:type="spellEnd"/>
                      </w:p>
                    </w:txbxContent>
                  </v:textbox>
                </v:oval>
                <v:shape id="Gerade Verbindung mit Pfeil 36" o:spid="_x0000_s1057" type="#_x0000_t32" style="position:absolute;left:40054;top:42735;width:3276;height:7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1cVcQAAADbAAAADwAAAGRycy9kb3ducmV2LnhtbESPQWsCMRSE70L/Q3gFb5pVQdrVKFIq&#10;iFpBrXh9bJ7Zxc3Luom6/ntTKHgcZuYbZjxtbCluVPvCsYJeNwFBnDldsFHwu593PkD4gKyxdEwK&#10;HuRhOnlrjTHV7s5buu2CERHCPkUFeQhVKqXPcrLou64ijt7J1RZDlLWRusZ7hNtS9pNkKC0WHBdy&#10;rOgrp+y8u1oFPxdaHwbJ95I358dxtd2ba//TKNV+b2YjEIGa8Ar/txdawWAIf1/iD5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HVxVxAAAANsAAAAPAAAAAAAAAAAA&#10;AAAAAKECAABkcnMvZG93bnJldi54bWxQSwUGAAAAAAQABAD5AAAAkgMAAAAA&#10;" strokeweight="1.5pt">
                  <v:stroke dashstyle="dash" startarrowwidth="wide" startarrowlength="long" endarrow="block" endarrowwidth="wide" endarrowlength="long"/>
                </v:shape>
                <v:shape id="Textfeld 37" o:spid="_x0000_s1058" type="#_x0000_t202" style="position:absolute;left:31339;top:44925;width:996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3mlMIA&#10;AADbAAAADwAAAGRycy9kb3ducmV2LnhtbESPzYoCMRCE7wu+Q2hhL4tmdEFlNIoIgh72oC57bpKe&#10;H5x0hiSjs29vBMFjUVVfUatNbxtxIx9qxwom4wwEsXam5lLB72U/WoAIEdlg45gU/FOAzXrwscLc&#10;uDuf6HaOpUgQDjkqqGJscymDrshiGLuWOHmF8xZjkr6UxuM9wW0jp1k2kxZrTgsVtrSrSF/PnVXw&#10;pcvjvMh23bXp/CWSNsXf8Uepz2G/XYKI1Md3+NU+GAXfc3h+S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3eaUwgAAANsAAAAPAAAAAAAAAAAAAAAAAJgCAABkcnMvZG93&#10;bnJldi54bWxQSwUGAAAAAAQABAD1AAAAhwMAAAAA&#10;" filled="f" stroked="f">
                  <v:textbox inset="2.53958mm,2.53958mm,2.53958mm,2.53958mm">
                    <w:txbxContent>
                      <w:p w:rsidR="009D5B5D" w:rsidRPr="00501ED3" w:rsidRDefault="009D5B5D" w:rsidP="00501ED3">
                        <w:r w:rsidRPr="00501ED3">
                          <w:t>&lt;&lt;</w:t>
                        </w:r>
                        <w:proofErr w:type="spellStart"/>
                        <w:r w:rsidRPr="00501ED3">
                          <w:t>include</w:t>
                        </w:r>
                        <w:proofErr w:type="spellEnd"/>
                        <w:r w:rsidRPr="00501ED3">
                          <w:t>&gt;&gt;</w:t>
                        </w:r>
                      </w:p>
                    </w:txbxContent>
                  </v:textbox>
                </v:shape>
                <v:shape id="Gerade Verbindung mit Pfeil 38" o:spid="_x0000_s1059" type="#_x0000_t32" style="position:absolute;left:21044;top:29851;width:22287;height:58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J4qL4AAADbAAAADwAAAGRycy9kb3ducmV2LnhtbERPTYvCMBC9L/gfwgje1lSFRapRRFH0&#10;sILuHjwOydgUm0lpYq3/3hwEj4/3PV92rhItNaH0rGA0zEAQa29KLhT8/22/pyBCRDZYeSYFTwqw&#10;XPS+5pgb/+ATtedYiBTCIUcFNsY6lzJoSw7D0NfEibv6xmFMsCmkafCRwl0lx1n2Ix2WnBos1rS2&#10;pG/nu1OwMe3l8LuWtTZ2123jUfNhN1Vq0O9WMxCRuvgRv917o2CSxqYv6QfIx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7cniovgAAANsAAAAPAAAAAAAAAAAAAAAAAKEC&#10;AABkcnMvZG93bnJldi54bWxQSwUGAAAAAAQABAD5AAAAjAMAAAAA&#10;" strokeweight="1.5pt">
                  <v:stroke startarrowwidth="wide" startarrowlength="long" endarrow="block" endarrowwidth="wide" endarrowlength="long"/>
                </v:shape>
                <v:shape id="Textfeld 39" o:spid="_x0000_s1060" type="#_x0000_t202" style="position:absolute;left:50319;top:33262;width:9240;height:3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LK6ccA&#10;AADbAAAADwAAAGRycy9kb3ducmV2LnhtbESPQUsDMRSE74L/ITzBi7RZFUq7Ni0iVIpQpNtS2ttj&#10;83YT3bxsN7Fd/fVGKHgcZuYbZjrvXSNO1AXrWcH9MANBXHptuVaw3SwGYxAhImtsPJOCbwown11f&#10;TTHX/sxrOhWxFgnCIUcFJsY2lzKUhhyGoW+Jk1f5zmFMsqul7vCc4K6RD1k2kg4tpwWDLb0YKj+L&#10;L6dgstvfVQdrfurX949RtSxW9vi2Uur2pn9+AhGpj//hS3upFTxO4O9L+gF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yyunHAAAA2wAAAA8AAAAAAAAAAAAAAAAAmAIAAGRy&#10;cy9kb3ducmV2LnhtbFBLBQYAAAAABAAEAPUAAACMAwAAAAA=&#10;" filled="f" stroked="f">
                  <v:textbox inset="2.53958mm,2.53958mm,2.53958mm,2.53958mm">
                    <w:txbxContent>
                      <w:p w:rsidR="009D5B5D" w:rsidRPr="00501ED3" w:rsidRDefault="009D5B5D" w:rsidP="00501ED3">
                        <w:proofErr w:type="spellStart"/>
                        <w:r w:rsidRPr="00501ED3">
                          <w:t>Plugin</w:t>
                        </w:r>
                        <w:proofErr w:type="spellEnd"/>
                      </w:p>
                    </w:txbxContent>
                  </v:textbox>
                </v:shape>
                <w10:anchorlock/>
              </v:group>
            </w:pict>
          </mc:Fallback>
        </mc:AlternateContent>
      </w:r>
      <w:commentRangeEnd w:id="181"/>
      <w:r w:rsidR="00D359B9">
        <w:rPr>
          <w:rStyle w:val="Kommentarzeichen"/>
        </w:rPr>
        <w:commentReference w:id="181"/>
      </w:r>
    </w:p>
    <w:p w:rsidR="00504BBA" w:rsidRPr="00501ED3" w:rsidRDefault="00504BBA" w:rsidP="00501ED3"/>
    <w:p w:rsidR="00504BBA" w:rsidRDefault="00750C7F" w:rsidP="00501ED3">
      <w:r w:rsidRPr="00501ED3">
        <w:t xml:space="preserve">Entwickler können mithilfe des AML Editors Bibliotheken erstellen. Darunter fallen die </w:t>
      </w:r>
      <w:proofErr w:type="spellStart"/>
      <w:r w:rsidRPr="00501ED3">
        <w:t>SystemUnitClassLib</w:t>
      </w:r>
      <w:proofErr w:type="spellEnd"/>
      <w:r w:rsidRPr="00501ED3">
        <w:t xml:space="preserve">, </w:t>
      </w:r>
      <w:proofErr w:type="spellStart"/>
      <w:r w:rsidRPr="00501ED3">
        <w:t>RoleClassLib</w:t>
      </w:r>
      <w:proofErr w:type="spellEnd"/>
      <w:r w:rsidRPr="00501ED3">
        <w:t xml:space="preserve"> </w:t>
      </w:r>
      <w:r>
        <w:t xml:space="preserve">und die </w:t>
      </w:r>
      <w:proofErr w:type="spellStart"/>
      <w:r>
        <w:t>InterfaceClassLib</w:t>
      </w:r>
      <w:proofErr w:type="spellEnd"/>
      <w:r>
        <w:t>. Auch dem Benutzer ist es möglich, mithilfe des AML Editors neue Module zu erstellen.</w:t>
      </w:r>
    </w:p>
    <w:p w:rsidR="00504BBA" w:rsidRDefault="00750C7F">
      <w:r>
        <w:t xml:space="preserve">Mit dem </w:t>
      </w:r>
      <w:proofErr w:type="spellStart"/>
      <w:r>
        <w:t>Plugin</w:t>
      </w:r>
      <w:proofErr w:type="spellEnd"/>
      <w:r>
        <w:t xml:space="preserve"> ist es nur möglich, neue Module zu erstellen, wobei sich auf die Bibliotheken gestützt wird, die vorher von dem Entwickler erstellt worden sind.</w:t>
      </w:r>
    </w:p>
    <w:p w:rsidR="00504BBA" w:rsidRDefault="00750C7F">
      <w:r>
        <w:t xml:space="preserve">Außerdem ist sind die Funktionen des </w:t>
      </w:r>
      <w:proofErr w:type="spellStart"/>
      <w:r>
        <w:t>Plugins</w:t>
      </w:r>
      <w:proofErr w:type="spellEnd"/>
      <w:r>
        <w:t xml:space="preserve"> lediglich eine Teilmenge der Funktionen des AML Editors, da Module nicht völlig frei erstellt, sondern nur initialisiert werden können.</w:t>
      </w:r>
    </w:p>
    <w:p w:rsidR="00504BBA" w:rsidRDefault="00504BBA"/>
    <w:p w:rsidR="00504BBA" w:rsidRDefault="00504BBA"/>
    <w:p w:rsidR="00504BBA" w:rsidRDefault="00504BBA"/>
    <w:p w:rsidR="00504BBA" w:rsidRDefault="00504BBA"/>
    <w:p w:rsidR="00504BBA" w:rsidRDefault="00750C7F">
      <w:pPr>
        <w:pStyle w:val="berschrift2"/>
        <w:contextualSpacing w:val="0"/>
      </w:pPr>
      <w:bookmarkStart w:id="182" w:name="h.upysgip4xskb" w:colFirst="0" w:colLast="0"/>
      <w:bookmarkStart w:id="183" w:name="_Toc440580203"/>
      <w:bookmarkEnd w:id="182"/>
      <w:r>
        <w:lastRenderedPageBreak/>
        <w:t>8.3 Skizzen der grafischen Benutzeroberfläche</w:t>
      </w:r>
      <w:bookmarkEnd w:id="183"/>
    </w:p>
    <w:p w:rsidR="00504BBA" w:rsidRDefault="00750C7F" w:rsidP="00EF318E">
      <w:pPr>
        <w:pStyle w:val="KeinLeerraum"/>
      </w:pPr>
      <w:r>
        <w:rPr>
          <w:noProof/>
        </w:rPr>
        <w:drawing>
          <wp:inline distT="114300" distB="114300" distL="114300" distR="114300" wp14:anchorId="5103B240" wp14:editId="15DA31DF">
            <wp:extent cx="5731200" cy="4889500"/>
            <wp:effectExtent l="0" t="0" r="0" b="0"/>
            <wp:docPr id="9" name="image16.png" descr="2015-12-01 15_52_44-AutomationML Helper.png"/>
            <wp:cNvGraphicFramePr/>
            <a:graphic xmlns:a="http://schemas.openxmlformats.org/drawingml/2006/main">
              <a:graphicData uri="http://schemas.openxmlformats.org/drawingml/2006/picture">
                <pic:pic xmlns:pic="http://schemas.openxmlformats.org/drawingml/2006/picture">
                  <pic:nvPicPr>
                    <pic:cNvPr id="0" name="image16.png" descr="2015-12-01 15_52_44-AutomationML Helper.png"/>
                    <pic:cNvPicPr preferRelativeResize="0"/>
                  </pic:nvPicPr>
                  <pic:blipFill>
                    <a:blip r:embed="rId11"/>
                    <a:srcRect l="47" r="47"/>
                    <a:stretch>
                      <a:fillRect/>
                    </a:stretch>
                  </pic:blipFill>
                  <pic:spPr>
                    <a:xfrm>
                      <a:off x="0" y="0"/>
                      <a:ext cx="5731200" cy="4889500"/>
                    </a:xfrm>
                    <a:prstGeom prst="rect">
                      <a:avLst/>
                    </a:prstGeom>
                    <a:ln/>
                  </pic:spPr>
                </pic:pic>
              </a:graphicData>
            </a:graphic>
          </wp:inline>
        </w:drawing>
      </w:r>
    </w:p>
    <w:p w:rsidR="00504BBA" w:rsidRDefault="00750C7F" w:rsidP="00EF318E">
      <w:pPr>
        <w:pStyle w:val="KeinLeerraum"/>
      </w:pPr>
      <w:r>
        <w:t xml:space="preserve">(Abbildung 1: Skizze des </w:t>
      </w:r>
      <w:proofErr w:type="spellStart"/>
      <w:r>
        <w:t>Plugin</w:t>
      </w:r>
      <w:proofErr w:type="spellEnd"/>
      <w:r>
        <w:t xml:space="preserve"> Fensters, geöffnete Instanz-Registerkarte)</w:t>
      </w:r>
    </w:p>
    <w:p w:rsidR="00504BBA" w:rsidRDefault="00504BBA"/>
    <w:p w:rsidR="00504BBA" w:rsidRDefault="00750C7F">
      <w:r>
        <w:t xml:space="preserve">Im Textfeld (1) am oberen Rand des Panels kann der Name der </w:t>
      </w:r>
      <w:proofErr w:type="spellStart"/>
      <w:r>
        <w:t>InstanceHierarchy</w:t>
      </w:r>
      <w:proofErr w:type="spellEnd"/>
      <w:r>
        <w:t xml:space="preserve"> festgelegt werden. </w:t>
      </w:r>
    </w:p>
    <w:p w:rsidR="00504BBA" w:rsidRDefault="00750C7F">
      <w:r>
        <w:t>Unterhalb des Textfelds befindet sich das “</w:t>
      </w:r>
      <w:proofErr w:type="spellStart"/>
      <w:r>
        <w:t>InternalElements</w:t>
      </w:r>
      <w:proofErr w:type="spellEnd"/>
      <w:r>
        <w:t xml:space="preserve">”-Feld, in dem neue </w:t>
      </w:r>
      <w:proofErr w:type="spellStart"/>
      <w:r>
        <w:t>InternalElements</w:t>
      </w:r>
      <w:proofErr w:type="spellEnd"/>
      <w:r>
        <w:t xml:space="preserve"> aus einer Liste hinzugefügt werden können. In der Liste befinden sich alle Elemente der </w:t>
      </w:r>
      <w:proofErr w:type="spellStart"/>
      <w:r>
        <w:t>SystemUnitClassLib</w:t>
      </w:r>
      <w:proofErr w:type="spellEnd"/>
      <w:r>
        <w:t xml:space="preserve">. </w:t>
      </w:r>
    </w:p>
    <w:p w:rsidR="00504BBA" w:rsidRDefault="00504BBA"/>
    <w:p w:rsidR="00504BBA" w:rsidRDefault="00750C7F">
      <w:r>
        <w:t xml:space="preserve">In der Liste darunter (2) werden alle </w:t>
      </w:r>
      <w:proofErr w:type="spellStart"/>
      <w:r>
        <w:t>InternalElements</w:t>
      </w:r>
      <w:proofErr w:type="spellEnd"/>
      <w:r>
        <w:t xml:space="preserve"> angezeigt, die sich in der Hierarchie eine Ebene unterhalb der Instanz befinden.</w:t>
      </w:r>
    </w:p>
    <w:p w:rsidR="00504BBA" w:rsidRDefault="00504BBA"/>
    <w:p w:rsidR="00504BBA" w:rsidRDefault="00750C7F">
      <w:r>
        <w:t>In dem Textfeld (3), das sich oberhalb der Baumstruktur (6) befindet, kann man die derzeitige Hierarchie mit einem Suchbegriff filtern lassen.</w:t>
      </w:r>
    </w:p>
    <w:p w:rsidR="00504BBA" w:rsidRDefault="00504BBA"/>
    <w:p w:rsidR="00504BBA" w:rsidRDefault="00750C7F">
      <w:r>
        <w:t xml:space="preserve">In der Registerkartenleiste (4) werden alle derzeitig geöffneten Registerkarten angezeigt. Nur </w:t>
      </w:r>
      <w:proofErr w:type="spellStart"/>
      <w:r>
        <w:t>InstanceHierarchies</w:t>
      </w:r>
      <w:proofErr w:type="spellEnd"/>
      <w:r>
        <w:t xml:space="preserve">, </w:t>
      </w:r>
      <w:proofErr w:type="spellStart"/>
      <w:r>
        <w:t>InternalElements</w:t>
      </w:r>
      <w:proofErr w:type="spellEnd"/>
      <w:r>
        <w:t xml:space="preserve"> oder Interfaces lassen sich als Registerkarte öffnen. Die Registerkarten lassen sich schließen und umordnen. </w:t>
      </w:r>
    </w:p>
    <w:p w:rsidR="00504BBA" w:rsidRDefault="00750C7F">
      <w:r>
        <w:t>Sind zu viele Registerkarten geöffnet, so erscheint ein Überlaufmenü am rechten Rand, in dem die restlichen Registerkarten gelistet sind.</w:t>
      </w:r>
    </w:p>
    <w:p w:rsidR="00504BBA" w:rsidRDefault="00504BBA"/>
    <w:p w:rsidR="00504BBA" w:rsidRDefault="00750C7F">
      <w:r>
        <w:t xml:space="preserve">In der Menüleiste (5) befinden sich die Menüpunkte “Datei”, “Bearbeiten” und “Hilfe”. Im “Datei”-Menüpunkt lassen sich neue Bibliotheken laden, das aktuelle Projekt speichern, oder ein neues Projekt anlegen. </w:t>
      </w:r>
    </w:p>
    <w:p w:rsidR="00504BBA" w:rsidRDefault="00750C7F">
      <w:r>
        <w:t xml:space="preserve">Im “Bearbeiten”-Dialog befindet sich der “Rückgängig”-Menüpunkt, der es erlaubt, die letzte Aktion rückgängig zu machen. </w:t>
      </w:r>
    </w:p>
    <w:p w:rsidR="00504BBA" w:rsidRDefault="00504BBA"/>
    <w:p w:rsidR="00504BBA" w:rsidRDefault="00504BBA"/>
    <w:p w:rsidR="00504BBA" w:rsidRDefault="00750C7F">
      <w:r>
        <w:rPr>
          <w:noProof/>
        </w:rPr>
        <w:drawing>
          <wp:inline distT="114300" distB="114300" distL="114300" distR="114300">
            <wp:extent cx="5731200" cy="4889500"/>
            <wp:effectExtent l="0" t="0" r="0" b="0"/>
            <wp:docPr id="17" name="image15.png" descr="2015-12-01 15_50_56-AutomationML Helper.png"/>
            <wp:cNvGraphicFramePr/>
            <a:graphic xmlns:a="http://schemas.openxmlformats.org/drawingml/2006/main">
              <a:graphicData uri="http://schemas.openxmlformats.org/drawingml/2006/picture">
                <pic:pic xmlns:pic="http://schemas.openxmlformats.org/drawingml/2006/picture">
                  <pic:nvPicPr>
                    <pic:cNvPr id="0" name="image15.png" descr="2015-12-01 15_50_56-AutomationML Helper.png"/>
                    <pic:cNvPicPr preferRelativeResize="0"/>
                  </pic:nvPicPr>
                  <pic:blipFill>
                    <a:blip r:embed="rId12"/>
                    <a:srcRect l="47" r="47"/>
                    <a:stretch>
                      <a:fillRect/>
                    </a:stretch>
                  </pic:blipFill>
                  <pic:spPr>
                    <a:xfrm>
                      <a:off x="0" y="0"/>
                      <a:ext cx="5731200" cy="4889500"/>
                    </a:xfrm>
                    <a:prstGeom prst="rect">
                      <a:avLst/>
                    </a:prstGeom>
                    <a:ln/>
                  </pic:spPr>
                </pic:pic>
              </a:graphicData>
            </a:graphic>
          </wp:inline>
        </w:drawing>
      </w:r>
    </w:p>
    <w:p w:rsidR="00504BBA" w:rsidRDefault="00750C7F">
      <w:r>
        <w:t xml:space="preserve">(Abbildung 2: Skizze des </w:t>
      </w:r>
      <w:proofErr w:type="spellStart"/>
      <w:r>
        <w:t>Plugin</w:t>
      </w:r>
      <w:proofErr w:type="spellEnd"/>
      <w:r>
        <w:t xml:space="preserve"> Fensters, geöffnete “</w:t>
      </w:r>
      <w:proofErr w:type="spellStart"/>
      <w:r>
        <w:t>InternalElement</w:t>
      </w:r>
      <w:proofErr w:type="spellEnd"/>
      <w:r>
        <w:t>”-Registerkarte)</w:t>
      </w:r>
    </w:p>
    <w:p w:rsidR="00504BBA" w:rsidRDefault="00504BBA"/>
    <w:p w:rsidR="00504BBA" w:rsidRDefault="00750C7F">
      <w:r>
        <w:t>Eine “</w:t>
      </w:r>
      <w:proofErr w:type="spellStart"/>
      <w:r>
        <w:t>InternalElement</w:t>
      </w:r>
      <w:proofErr w:type="spellEnd"/>
      <w:r>
        <w:t>”-Registerkarte ist in 4 Bereiche unterteilt (hier nur 3 sichtbar). Der erste (1) ist ähnlich zum “</w:t>
      </w:r>
      <w:proofErr w:type="spellStart"/>
      <w:r>
        <w:t>InternalElements</w:t>
      </w:r>
      <w:proofErr w:type="spellEnd"/>
      <w:r>
        <w:t>”-Bereich bei der “</w:t>
      </w:r>
      <w:proofErr w:type="spellStart"/>
      <w:r>
        <w:t>InstanceHierarchy</w:t>
      </w:r>
      <w:proofErr w:type="spellEnd"/>
      <w:r>
        <w:t>”-Registerkarte, nur ist es hier nicht möglich, Interne Elemente hinzuzufügen</w:t>
      </w:r>
    </w:p>
    <w:p w:rsidR="00504BBA" w:rsidRDefault="00504BBA"/>
    <w:p w:rsidR="00504BBA" w:rsidRDefault="00750C7F">
      <w:r>
        <w:t>Im Interface-Bereich (2) werden alle Interfaces des Moduls angezeigt.</w:t>
      </w:r>
    </w:p>
    <w:p w:rsidR="00504BBA" w:rsidRDefault="00504BBA"/>
    <w:p w:rsidR="00504BBA" w:rsidRDefault="00750C7F">
      <w:r>
        <w:t>Im “</w:t>
      </w:r>
      <w:proofErr w:type="spellStart"/>
      <w:r>
        <w:t>SupportedRoleClasses</w:t>
      </w:r>
      <w:proofErr w:type="spellEnd"/>
      <w:r>
        <w:t xml:space="preserve">”-Bereich (3) befinden sich alle </w:t>
      </w:r>
      <w:proofErr w:type="spellStart"/>
      <w:r>
        <w:t>SupportedRolleClasses</w:t>
      </w:r>
      <w:proofErr w:type="spellEnd"/>
      <w:r>
        <w:t xml:space="preserve"> des </w:t>
      </w:r>
      <w:proofErr w:type="spellStart"/>
      <w:r>
        <w:t>InternalElements</w:t>
      </w:r>
      <w:proofErr w:type="spellEnd"/>
      <w:r>
        <w:t>. Hier werden über Kontrollkästchen die gewünschten Unterstützten Rollen ausgewählt.</w:t>
      </w:r>
    </w:p>
    <w:p w:rsidR="00504BBA" w:rsidRDefault="00750C7F">
      <w:r>
        <w:t xml:space="preserve">Neben der Liste befindet sich ein weiteres Kontrollkästchen, mit dem eingestellt werden kann, ob der komplette Pfad einer </w:t>
      </w:r>
      <w:proofErr w:type="spellStart"/>
      <w:r>
        <w:t>SupportedRoleClass</w:t>
      </w:r>
      <w:proofErr w:type="spellEnd"/>
      <w:r>
        <w:t xml:space="preserve"> (innerhalb der </w:t>
      </w:r>
      <w:proofErr w:type="spellStart"/>
      <w:r>
        <w:lastRenderedPageBreak/>
        <w:t>SupportedRoleClassLib</w:t>
      </w:r>
      <w:proofErr w:type="spellEnd"/>
      <w:r>
        <w:t>) angezeigt werden soll. Der vierte (hier nicht sichtbare) Bereich ist der Attributbereich, der über eine Bildlaufleiste erreichbar ist. Dieser wird nachfolgend beschrieben.</w:t>
      </w:r>
    </w:p>
    <w:p w:rsidR="00504BBA" w:rsidRDefault="00504BBA"/>
    <w:p w:rsidR="00504BBA" w:rsidRDefault="00504BBA"/>
    <w:p w:rsidR="00504BBA" w:rsidRDefault="00750C7F">
      <w:r>
        <w:rPr>
          <w:noProof/>
        </w:rPr>
        <w:drawing>
          <wp:inline distT="114300" distB="114300" distL="114300" distR="114300">
            <wp:extent cx="5731200" cy="4889500"/>
            <wp:effectExtent l="0" t="0" r="0" b="0"/>
            <wp:docPr id="40" name="image19.png" descr="2015-12-01 15_53_49-AutomationML Helper.png"/>
            <wp:cNvGraphicFramePr/>
            <a:graphic xmlns:a="http://schemas.openxmlformats.org/drawingml/2006/main">
              <a:graphicData uri="http://schemas.openxmlformats.org/drawingml/2006/picture">
                <pic:pic xmlns:pic="http://schemas.openxmlformats.org/drawingml/2006/picture">
                  <pic:nvPicPr>
                    <pic:cNvPr id="0" name="image19.png" descr="2015-12-01 15_53_49-AutomationML Helper.png"/>
                    <pic:cNvPicPr preferRelativeResize="0"/>
                  </pic:nvPicPr>
                  <pic:blipFill>
                    <a:blip r:embed="rId13"/>
                    <a:srcRect l="47" r="47"/>
                    <a:stretch>
                      <a:fillRect/>
                    </a:stretch>
                  </pic:blipFill>
                  <pic:spPr>
                    <a:xfrm>
                      <a:off x="0" y="0"/>
                      <a:ext cx="5731200" cy="4889500"/>
                    </a:xfrm>
                    <a:prstGeom prst="rect">
                      <a:avLst/>
                    </a:prstGeom>
                    <a:ln/>
                  </pic:spPr>
                </pic:pic>
              </a:graphicData>
            </a:graphic>
          </wp:inline>
        </w:drawing>
      </w:r>
    </w:p>
    <w:p w:rsidR="00504BBA" w:rsidRDefault="00750C7F">
      <w:r>
        <w:t xml:space="preserve">(Abbildung 3: Skizze des </w:t>
      </w:r>
      <w:proofErr w:type="spellStart"/>
      <w:r>
        <w:t>Pluginfensters</w:t>
      </w:r>
      <w:proofErr w:type="spellEnd"/>
      <w:r>
        <w:t>: Geöffnete “Interface”-Registerkarte)</w:t>
      </w:r>
    </w:p>
    <w:p w:rsidR="00504BBA" w:rsidRDefault="00504BBA"/>
    <w:p w:rsidR="00504BBA" w:rsidRDefault="00750C7F">
      <w:r>
        <w:t>In der “Interface”-Registerkarte befindet sich der Attribute-Bereich. Jedes Attribut hat einen Namen (1). Klickt man auf den Namen, minimiert sich das Attribut inklusive der Tabelle (2).</w:t>
      </w:r>
      <w:r>
        <w:br/>
        <w:t>In der Tabelle befinden sich 6 Textfelder, mit denen die Werte eines Attributs gesetzt werden können.</w:t>
      </w:r>
    </w:p>
    <w:p w:rsidR="00504BBA" w:rsidRDefault="00750C7F">
      <w:pPr>
        <w:pStyle w:val="berschrift1"/>
        <w:contextualSpacing w:val="0"/>
      </w:pPr>
      <w:bookmarkStart w:id="184" w:name="h.h2nzqgy8jhi1" w:colFirst="0" w:colLast="0"/>
      <w:bookmarkStart w:id="185" w:name="_Toc440580204"/>
      <w:bookmarkEnd w:id="184"/>
      <w:r>
        <w:lastRenderedPageBreak/>
        <w:t>9. Anhang</w:t>
      </w:r>
      <w:bookmarkEnd w:id="185"/>
    </w:p>
    <w:p w:rsidR="00504BBA" w:rsidRDefault="00750C7F" w:rsidP="00750C7F">
      <w:bookmarkStart w:id="186" w:name="h.r4di91t82noh" w:colFirst="0" w:colLast="0"/>
      <w:bookmarkEnd w:id="186"/>
      <w:commentRangeStart w:id="187"/>
      <w:r>
        <w:rPr>
          <w:noProof/>
        </w:rPr>
        <w:drawing>
          <wp:inline distT="114300" distB="114300" distL="114300" distR="114300" wp14:anchorId="6344BF96" wp14:editId="5F76D78C">
            <wp:extent cx="4957763" cy="3484599"/>
            <wp:effectExtent l="0" t="0" r="0" b="0"/>
            <wp:docPr id="41" name="image37.png" descr="2015-11-19 14_10_20-AutomationML Editor 4.1.6.png"/>
            <wp:cNvGraphicFramePr/>
            <a:graphic xmlns:a="http://schemas.openxmlformats.org/drawingml/2006/main">
              <a:graphicData uri="http://schemas.openxmlformats.org/drawingml/2006/picture">
                <pic:pic xmlns:pic="http://schemas.openxmlformats.org/drawingml/2006/picture">
                  <pic:nvPicPr>
                    <pic:cNvPr id="0" name="image37.png" descr="2015-11-19 14_10_20-AutomationML Editor 4.1.6.png"/>
                    <pic:cNvPicPr preferRelativeResize="0"/>
                  </pic:nvPicPr>
                  <pic:blipFill>
                    <a:blip r:embed="rId14"/>
                    <a:srcRect/>
                    <a:stretch>
                      <a:fillRect/>
                    </a:stretch>
                  </pic:blipFill>
                  <pic:spPr>
                    <a:xfrm>
                      <a:off x="0" y="0"/>
                      <a:ext cx="4957763" cy="3484599"/>
                    </a:xfrm>
                    <a:prstGeom prst="rect">
                      <a:avLst/>
                    </a:prstGeom>
                    <a:ln/>
                  </pic:spPr>
                </pic:pic>
              </a:graphicData>
            </a:graphic>
          </wp:inline>
        </w:drawing>
      </w:r>
      <w:commentRangeEnd w:id="187"/>
      <w:r w:rsidR="00D359B9">
        <w:rPr>
          <w:rStyle w:val="Kommentarzeichen"/>
        </w:rPr>
        <w:commentReference w:id="187"/>
      </w:r>
    </w:p>
    <w:p w:rsidR="00504BBA" w:rsidRDefault="00750C7F">
      <w:r>
        <w:t>Das Standardfenster beim Öffnen des AML Editors. Es ist in 5 Teile aufgetrennt, die im Folgenden erklärt werden.</w:t>
      </w:r>
    </w:p>
    <w:p w:rsidR="00504BBA" w:rsidRDefault="00504BBA"/>
    <w:p w:rsidR="00504BBA" w:rsidRDefault="00750C7F">
      <w:r>
        <w:br w:type="page"/>
      </w:r>
    </w:p>
    <w:p w:rsidR="00504BBA" w:rsidRDefault="00504BBA"/>
    <w:p w:rsidR="00504BBA" w:rsidRDefault="00750C7F">
      <w:commentRangeStart w:id="188"/>
      <w:r>
        <w:rPr>
          <w:noProof/>
        </w:rPr>
        <w:drawing>
          <wp:inline distT="114300" distB="114300" distL="114300" distR="114300" wp14:anchorId="0E4C9425" wp14:editId="2ADC03F8">
            <wp:extent cx="4919663" cy="3453046"/>
            <wp:effectExtent l="0" t="0" r="0" b="0"/>
            <wp:docPr id="42" name="image32.png" descr="2015-11-19 14_10_28-AutomationML Editor 4.1.6.png"/>
            <wp:cNvGraphicFramePr/>
            <a:graphic xmlns:a="http://schemas.openxmlformats.org/drawingml/2006/main">
              <a:graphicData uri="http://schemas.openxmlformats.org/drawingml/2006/picture">
                <pic:pic xmlns:pic="http://schemas.openxmlformats.org/drawingml/2006/picture">
                  <pic:nvPicPr>
                    <pic:cNvPr id="0" name="image32.png" descr="2015-11-19 14_10_28-AutomationML Editor 4.1.6.png"/>
                    <pic:cNvPicPr preferRelativeResize="0"/>
                  </pic:nvPicPr>
                  <pic:blipFill>
                    <a:blip r:embed="rId15"/>
                    <a:srcRect/>
                    <a:stretch>
                      <a:fillRect/>
                    </a:stretch>
                  </pic:blipFill>
                  <pic:spPr>
                    <a:xfrm>
                      <a:off x="0" y="0"/>
                      <a:ext cx="4919663" cy="3453046"/>
                    </a:xfrm>
                    <a:prstGeom prst="rect">
                      <a:avLst/>
                    </a:prstGeom>
                    <a:ln/>
                  </pic:spPr>
                </pic:pic>
              </a:graphicData>
            </a:graphic>
          </wp:inline>
        </w:drawing>
      </w:r>
      <w:commentRangeEnd w:id="188"/>
      <w:r w:rsidR="00D359B9">
        <w:rPr>
          <w:rStyle w:val="Kommentarzeichen"/>
        </w:rPr>
        <w:commentReference w:id="188"/>
      </w:r>
    </w:p>
    <w:p w:rsidR="00504BBA" w:rsidRDefault="00750C7F">
      <w:r>
        <w:br/>
        <w:t xml:space="preserve">Nach dem Laden einer AML-Datei füllen sich die </w:t>
      </w:r>
      <w:proofErr w:type="spellStart"/>
      <w:r>
        <w:t>InstanceHierarchie</w:t>
      </w:r>
      <w:proofErr w:type="spellEnd"/>
      <w:r>
        <w:t xml:space="preserve">, </w:t>
      </w:r>
      <w:proofErr w:type="spellStart"/>
      <w:r>
        <w:t>SystemUnitClassLib</w:t>
      </w:r>
      <w:proofErr w:type="spellEnd"/>
      <w:r>
        <w:t xml:space="preserve">, </w:t>
      </w:r>
      <w:proofErr w:type="spellStart"/>
      <w:r>
        <w:t>RoleClassLib</w:t>
      </w:r>
      <w:proofErr w:type="spellEnd"/>
      <w:r>
        <w:t xml:space="preserve"> und die </w:t>
      </w:r>
      <w:proofErr w:type="spellStart"/>
      <w:r>
        <w:t>InterfaceLib</w:t>
      </w:r>
      <w:proofErr w:type="spellEnd"/>
      <w:r>
        <w:t xml:space="preserve"> mit Elementen.</w:t>
      </w:r>
    </w:p>
    <w:p w:rsidR="00504BBA" w:rsidRDefault="00504BBA"/>
    <w:p w:rsidR="00504BBA" w:rsidRDefault="00504BBA"/>
    <w:p w:rsidR="00504BBA" w:rsidRDefault="00750C7F">
      <w:commentRangeStart w:id="189"/>
      <w:r>
        <w:rPr>
          <w:noProof/>
        </w:rPr>
        <w:drawing>
          <wp:inline distT="114300" distB="114300" distL="114300" distR="114300" wp14:anchorId="289E4508" wp14:editId="5ACB04B8">
            <wp:extent cx="4891088" cy="3439479"/>
            <wp:effectExtent l="0" t="0" r="0" b="0"/>
            <wp:docPr id="43" name="image29.png" descr="2015-11-19 14_12_51-AutomationML Editor 4.1.6.png"/>
            <wp:cNvGraphicFramePr/>
            <a:graphic xmlns:a="http://schemas.openxmlformats.org/drawingml/2006/main">
              <a:graphicData uri="http://schemas.openxmlformats.org/drawingml/2006/picture">
                <pic:pic xmlns:pic="http://schemas.openxmlformats.org/drawingml/2006/picture">
                  <pic:nvPicPr>
                    <pic:cNvPr id="0" name="image29.png" descr="2015-11-19 14_12_51-AutomationML Editor 4.1.6.png"/>
                    <pic:cNvPicPr preferRelativeResize="0"/>
                  </pic:nvPicPr>
                  <pic:blipFill>
                    <a:blip r:embed="rId16"/>
                    <a:srcRect/>
                    <a:stretch>
                      <a:fillRect/>
                    </a:stretch>
                  </pic:blipFill>
                  <pic:spPr>
                    <a:xfrm>
                      <a:off x="0" y="0"/>
                      <a:ext cx="4891088" cy="3439479"/>
                    </a:xfrm>
                    <a:prstGeom prst="rect">
                      <a:avLst/>
                    </a:prstGeom>
                    <a:ln/>
                  </pic:spPr>
                </pic:pic>
              </a:graphicData>
            </a:graphic>
          </wp:inline>
        </w:drawing>
      </w:r>
      <w:commentRangeEnd w:id="189"/>
      <w:r w:rsidR="00D359B9">
        <w:rPr>
          <w:rStyle w:val="Kommentarzeichen"/>
        </w:rPr>
        <w:commentReference w:id="189"/>
      </w:r>
    </w:p>
    <w:p w:rsidR="00504BBA" w:rsidRDefault="00750C7F">
      <w:r>
        <w:br/>
        <w:t xml:space="preserve">In der </w:t>
      </w:r>
      <w:proofErr w:type="spellStart"/>
      <w:r>
        <w:t>SystemUnitClassLib</w:t>
      </w:r>
      <w:proofErr w:type="spellEnd"/>
      <w:r>
        <w:t xml:space="preserve"> befinden sich schon vorher angefertigte Module. Hier zum Beispiel das Waschmodul oder das Spülmodul.</w:t>
      </w:r>
    </w:p>
    <w:p w:rsidR="00504BBA" w:rsidRDefault="00504BBA"/>
    <w:p w:rsidR="00504BBA" w:rsidRDefault="00750C7F">
      <w:commentRangeStart w:id="190"/>
      <w:r>
        <w:rPr>
          <w:noProof/>
        </w:rPr>
        <w:lastRenderedPageBreak/>
        <w:drawing>
          <wp:inline distT="114300" distB="114300" distL="114300" distR="114300" wp14:anchorId="763E649B" wp14:editId="52A67363">
            <wp:extent cx="4910138" cy="3445087"/>
            <wp:effectExtent l="0" t="0" r="0" b="0"/>
            <wp:docPr id="44" name="image07.png" descr="2015-11-19 14_14_07-AutomationML Editor 4.1.6.png"/>
            <wp:cNvGraphicFramePr/>
            <a:graphic xmlns:a="http://schemas.openxmlformats.org/drawingml/2006/main">
              <a:graphicData uri="http://schemas.openxmlformats.org/drawingml/2006/picture">
                <pic:pic xmlns:pic="http://schemas.openxmlformats.org/drawingml/2006/picture">
                  <pic:nvPicPr>
                    <pic:cNvPr id="0" name="image07.png" descr="2015-11-19 14_14_07-AutomationML Editor 4.1.6.png"/>
                    <pic:cNvPicPr preferRelativeResize="0"/>
                  </pic:nvPicPr>
                  <pic:blipFill>
                    <a:blip r:embed="rId17"/>
                    <a:srcRect/>
                    <a:stretch>
                      <a:fillRect/>
                    </a:stretch>
                  </pic:blipFill>
                  <pic:spPr>
                    <a:xfrm>
                      <a:off x="0" y="0"/>
                      <a:ext cx="4910138" cy="3445087"/>
                    </a:xfrm>
                    <a:prstGeom prst="rect">
                      <a:avLst/>
                    </a:prstGeom>
                    <a:ln/>
                  </pic:spPr>
                </pic:pic>
              </a:graphicData>
            </a:graphic>
          </wp:inline>
        </w:drawing>
      </w:r>
      <w:commentRangeEnd w:id="190"/>
      <w:r w:rsidR="00D359B9">
        <w:rPr>
          <w:rStyle w:val="Kommentarzeichen"/>
        </w:rPr>
        <w:commentReference w:id="190"/>
      </w:r>
    </w:p>
    <w:p w:rsidR="00504BBA" w:rsidRDefault="00750C7F">
      <w:r>
        <w:br/>
        <w:t xml:space="preserve">Öffnet man eines dieser Module, so sieht man die jeweiligen Interfaces, </w:t>
      </w:r>
      <w:proofErr w:type="spellStart"/>
      <w:r>
        <w:t>RoleClasses</w:t>
      </w:r>
      <w:proofErr w:type="spellEnd"/>
      <w:r>
        <w:t xml:space="preserve"> und Attribute. Das Waschmodul hat zum Beispiel die </w:t>
      </w:r>
      <w:proofErr w:type="spellStart"/>
      <w:r>
        <w:t>RoleClasses</w:t>
      </w:r>
      <w:proofErr w:type="spellEnd"/>
      <w:r>
        <w:t xml:space="preserve"> “Ölabscheider” oder “Waschen”.</w:t>
      </w:r>
    </w:p>
    <w:p w:rsidR="00504BBA" w:rsidRDefault="00750C7F">
      <w:r>
        <w:br/>
      </w:r>
    </w:p>
    <w:p w:rsidR="00504BBA" w:rsidRDefault="00750C7F">
      <w:commentRangeStart w:id="191"/>
      <w:r>
        <w:rPr>
          <w:noProof/>
        </w:rPr>
        <w:drawing>
          <wp:inline distT="114300" distB="114300" distL="114300" distR="114300" wp14:anchorId="24FF4C2F" wp14:editId="711A5CA5">
            <wp:extent cx="4891088" cy="3436761"/>
            <wp:effectExtent l="0" t="0" r="0" b="0"/>
            <wp:docPr id="45" name="image18.png" descr="2015-11-19 14_15_54-AutomationML Editor 4.1.6.png"/>
            <wp:cNvGraphicFramePr/>
            <a:graphic xmlns:a="http://schemas.openxmlformats.org/drawingml/2006/main">
              <a:graphicData uri="http://schemas.openxmlformats.org/drawingml/2006/picture">
                <pic:pic xmlns:pic="http://schemas.openxmlformats.org/drawingml/2006/picture">
                  <pic:nvPicPr>
                    <pic:cNvPr id="0" name="image18.png" descr="2015-11-19 14_15_54-AutomationML Editor 4.1.6.png"/>
                    <pic:cNvPicPr preferRelativeResize="0"/>
                  </pic:nvPicPr>
                  <pic:blipFill>
                    <a:blip r:embed="rId18"/>
                    <a:srcRect/>
                    <a:stretch>
                      <a:fillRect/>
                    </a:stretch>
                  </pic:blipFill>
                  <pic:spPr>
                    <a:xfrm>
                      <a:off x="0" y="0"/>
                      <a:ext cx="4891088" cy="3436761"/>
                    </a:xfrm>
                    <a:prstGeom prst="rect">
                      <a:avLst/>
                    </a:prstGeom>
                    <a:ln/>
                  </pic:spPr>
                </pic:pic>
              </a:graphicData>
            </a:graphic>
          </wp:inline>
        </w:drawing>
      </w:r>
      <w:commentRangeEnd w:id="191"/>
      <w:r w:rsidR="00D359B9">
        <w:rPr>
          <w:rStyle w:val="Kommentarzeichen"/>
        </w:rPr>
        <w:commentReference w:id="191"/>
      </w:r>
    </w:p>
    <w:p w:rsidR="00504BBA" w:rsidRDefault="00504BBA"/>
    <w:p w:rsidR="00504BBA" w:rsidRDefault="00750C7F">
      <w:r>
        <w:t xml:space="preserve">In der </w:t>
      </w:r>
      <w:proofErr w:type="spellStart"/>
      <w:r>
        <w:t>InterfaceClassLib</w:t>
      </w:r>
      <w:proofErr w:type="spellEnd"/>
      <w:r>
        <w:t xml:space="preserve"> befinden sich alle Interfaces, die von Modulen verwendet werden können. </w:t>
      </w:r>
    </w:p>
    <w:p w:rsidR="00504BBA" w:rsidRDefault="00750C7F">
      <w:commentRangeStart w:id="192"/>
      <w:r>
        <w:rPr>
          <w:noProof/>
        </w:rPr>
        <w:lastRenderedPageBreak/>
        <w:drawing>
          <wp:inline distT="114300" distB="114300" distL="114300" distR="114300" wp14:anchorId="06C4F5EC" wp14:editId="4D1B22FE">
            <wp:extent cx="4886820" cy="3433763"/>
            <wp:effectExtent l="0" t="0" r="0" b="0"/>
            <wp:docPr id="46" name="image24.png" descr="2015-11-19 14_17_31-AutomationML Editor 4.1.6.png"/>
            <wp:cNvGraphicFramePr/>
            <a:graphic xmlns:a="http://schemas.openxmlformats.org/drawingml/2006/main">
              <a:graphicData uri="http://schemas.openxmlformats.org/drawingml/2006/picture">
                <pic:pic xmlns:pic="http://schemas.openxmlformats.org/drawingml/2006/picture">
                  <pic:nvPicPr>
                    <pic:cNvPr id="0" name="image24.png" descr="2015-11-19 14_17_31-AutomationML Editor 4.1.6.png"/>
                    <pic:cNvPicPr preferRelativeResize="0"/>
                  </pic:nvPicPr>
                  <pic:blipFill>
                    <a:blip r:embed="rId19"/>
                    <a:srcRect/>
                    <a:stretch>
                      <a:fillRect/>
                    </a:stretch>
                  </pic:blipFill>
                  <pic:spPr>
                    <a:xfrm>
                      <a:off x="0" y="0"/>
                      <a:ext cx="4886820" cy="3433763"/>
                    </a:xfrm>
                    <a:prstGeom prst="rect">
                      <a:avLst/>
                    </a:prstGeom>
                    <a:ln/>
                  </pic:spPr>
                </pic:pic>
              </a:graphicData>
            </a:graphic>
          </wp:inline>
        </w:drawing>
      </w:r>
      <w:commentRangeEnd w:id="192"/>
      <w:r w:rsidR="00D359B9">
        <w:rPr>
          <w:rStyle w:val="Kommentarzeichen"/>
        </w:rPr>
        <w:commentReference w:id="192"/>
      </w:r>
    </w:p>
    <w:p w:rsidR="00504BBA" w:rsidRDefault="00504BBA"/>
    <w:p w:rsidR="00504BBA" w:rsidRDefault="00750C7F">
      <w:r>
        <w:t xml:space="preserve">In der </w:t>
      </w:r>
      <w:proofErr w:type="spellStart"/>
      <w:r>
        <w:t>RoleClassLib</w:t>
      </w:r>
      <w:proofErr w:type="spellEnd"/>
      <w:r>
        <w:t xml:space="preserve"> befinden sich Rollen, die Internen Elementen via Drag-</w:t>
      </w:r>
      <w:proofErr w:type="spellStart"/>
      <w:r>
        <w:t>and</w:t>
      </w:r>
      <w:proofErr w:type="spellEnd"/>
      <w:r>
        <w:t>-Drop zugewiesen werden können.</w:t>
      </w:r>
    </w:p>
    <w:p w:rsidR="00504BBA" w:rsidRDefault="00750C7F">
      <w:r>
        <w:br/>
      </w:r>
    </w:p>
    <w:p w:rsidR="00504BBA" w:rsidRDefault="00750C7F">
      <w:commentRangeStart w:id="193"/>
      <w:r>
        <w:rPr>
          <w:noProof/>
        </w:rPr>
        <w:drawing>
          <wp:inline distT="114300" distB="114300" distL="114300" distR="114300" wp14:anchorId="10FA041E" wp14:editId="627CB1FC">
            <wp:extent cx="4852988" cy="3404202"/>
            <wp:effectExtent l="0" t="0" r="0" b="0"/>
            <wp:docPr id="47" name="image33.png" descr="2015-11-19 14_19_10-AutomationML Editor 4.1.6.png"/>
            <wp:cNvGraphicFramePr/>
            <a:graphic xmlns:a="http://schemas.openxmlformats.org/drawingml/2006/main">
              <a:graphicData uri="http://schemas.openxmlformats.org/drawingml/2006/picture">
                <pic:pic xmlns:pic="http://schemas.openxmlformats.org/drawingml/2006/picture">
                  <pic:nvPicPr>
                    <pic:cNvPr id="0" name="image33.png" descr="2015-11-19 14_19_10-AutomationML Editor 4.1.6.png"/>
                    <pic:cNvPicPr preferRelativeResize="0"/>
                  </pic:nvPicPr>
                  <pic:blipFill>
                    <a:blip r:embed="rId20"/>
                    <a:srcRect/>
                    <a:stretch>
                      <a:fillRect/>
                    </a:stretch>
                  </pic:blipFill>
                  <pic:spPr>
                    <a:xfrm>
                      <a:off x="0" y="0"/>
                      <a:ext cx="4852988" cy="3404202"/>
                    </a:xfrm>
                    <a:prstGeom prst="rect">
                      <a:avLst/>
                    </a:prstGeom>
                    <a:ln/>
                  </pic:spPr>
                </pic:pic>
              </a:graphicData>
            </a:graphic>
          </wp:inline>
        </w:drawing>
      </w:r>
      <w:commentRangeEnd w:id="193"/>
      <w:r w:rsidR="00D359B9">
        <w:rPr>
          <w:rStyle w:val="Kommentarzeichen"/>
        </w:rPr>
        <w:commentReference w:id="193"/>
      </w:r>
    </w:p>
    <w:p w:rsidR="00504BBA" w:rsidRDefault="00750C7F">
      <w:r>
        <w:br/>
        <w:t xml:space="preserve">In der Hierarchie befinden sich unterhalb einer Instanz die Module, die durch </w:t>
      </w:r>
      <w:proofErr w:type="spellStart"/>
      <w:r>
        <w:t>InternalElements</w:t>
      </w:r>
      <w:proofErr w:type="spellEnd"/>
      <w:r>
        <w:t xml:space="preserve"> dargestellt werden. Hier gibt es 2 Module, das Waschmodul und den Vakuumtrockner.</w:t>
      </w:r>
    </w:p>
    <w:p w:rsidR="00504BBA" w:rsidRDefault="00504BBA"/>
    <w:p w:rsidR="00504BBA" w:rsidRDefault="00750C7F">
      <w:commentRangeStart w:id="194"/>
      <w:r>
        <w:rPr>
          <w:noProof/>
        </w:rPr>
        <w:lastRenderedPageBreak/>
        <w:drawing>
          <wp:inline distT="114300" distB="114300" distL="114300" distR="114300" wp14:anchorId="44EC0AE7" wp14:editId="2E6B2958">
            <wp:extent cx="4849221" cy="3405188"/>
            <wp:effectExtent l="0" t="0" r="0" b="0"/>
            <wp:docPr id="48" name="image12.png" descr="2015-11-19 14_21_25-AutomationML Editor 4.1.6.png"/>
            <wp:cNvGraphicFramePr/>
            <a:graphic xmlns:a="http://schemas.openxmlformats.org/drawingml/2006/main">
              <a:graphicData uri="http://schemas.openxmlformats.org/drawingml/2006/picture">
                <pic:pic xmlns:pic="http://schemas.openxmlformats.org/drawingml/2006/picture">
                  <pic:nvPicPr>
                    <pic:cNvPr id="0" name="image12.png" descr="2015-11-19 14_21_25-AutomationML Editor 4.1.6.png"/>
                    <pic:cNvPicPr preferRelativeResize="0"/>
                  </pic:nvPicPr>
                  <pic:blipFill>
                    <a:blip r:embed="rId21"/>
                    <a:srcRect/>
                    <a:stretch>
                      <a:fillRect/>
                    </a:stretch>
                  </pic:blipFill>
                  <pic:spPr>
                    <a:xfrm>
                      <a:off x="0" y="0"/>
                      <a:ext cx="4849221" cy="3405188"/>
                    </a:xfrm>
                    <a:prstGeom prst="rect">
                      <a:avLst/>
                    </a:prstGeom>
                    <a:ln/>
                  </pic:spPr>
                </pic:pic>
              </a:graphicData>
            </a:graphic>
          </wp:inline>
        </w:drawing>
      </w:r>
      <w:commentRangeEnd w:id="194"/>
      <w:r w:rsidR="00D359B9">
        <w:rPr>
          <w:rStyle w:val="Kommentarzeichen"/>
        </w:rPr>
        <w:commentReference w:id="194"/>
      </w:r>
    </w:p>
    <w:p w:rsidR="00504BBA" w:rsidRDefault="00750C7F">
      <w:r>
        <w:br/>
        <w:t xml:space="preserve">Innerhalb eines Moduls befinden sich wiederum weitere </w:t>
      </w:r>
      <w:proofErr w:type="spellStart"/>
      <w:r>
        <w:t>InternalElements</w:t>
      </w:r>
      <w:proofErr w:type="spellEnd"/>
      <w:r>
        <w:t>, die das Waschmodul beschreiben. Zusätzlich dazu gibt es noch Interfaces.</w:t>
      </w:r>
    </w:p>
    <w:p w:rsidR="00504BBA" w:rsidRDefault="00750C7F">
      <w:r>
        <w:br/>
      </w:r>
    </w:p>
    <w:p w:rsidR="00504BBA" w:rsidRDefault="00750C7F">
      <w:commentRangeStart w:id="195"/>
      <w:r>
        <w:rPr>
          <w:noProof/>
        </w:rPr>
        <w:drawing>
          <wp:inline distT="114300" distB="114300" distL="114300" distR="114300" wp14:anchorId="6B4B7690" wp14:editId="491060D5">
            <wp:extent cx="4968154" cy="3490913"/>
            <wp:effectExtent l="0" t="0" r="0" b="0"/>
            <wp:docPr id="49" name="image26.png" descr="2015-11-19 14_27_49-AutomationML Editor 4.1.6.png"/>
            <wp:cNvGraphicFramePr/>
            <a:graphic xmlns:a="http://schemas.openxmlformats.org/drawingml/2006/main">
              <a:graphicData uri="http://schemas.openxmlformats.org/drawingml/2006/picture">
                <pic:pic xmlns:pic="http://schemas.openxmlformats.org/drawingml/2006/picture">
                  <pic:nvPicPr>
                    <pic:cNvPr id="0" name="image26.png" descr="2015-11-19 14_27_49-AutomationML Editor 4.1.6.png"/>
                    <pic:cNvPicPr preferRelativeResize="0"/>
                  </pic:nvPicPr>
                  <pic:blipFill>
                    <a:blip r:embed="rId22"/>
                    <a:srcRect/>
                    <a:stretch>
                      <a:fillRect/>
                    </a:stretch>
                  </pic:blipFill>
                  <pic:spPr>
                    <a:xfrm>
                      <a:off x="0" y="0"/>
                      <a:ext cx="4968154" cy="3490913"/>
                    </a:xfrm>
                    <a:prstGeom prst="rect">
                      <a:avLst/>
                    </a:prstGeom>
                    <a:ln/>
                  </pic:spPr>
                </pic:pic>
              </a:graphicData>
            </a:graphic>
          </wp:inline>
        </w:drawing>
      </w:r>
      <w:commentRangeEnd w:id="195"/>
      <w:r w:rsidR="00D359B9">
        <w:rPr>
          <w:rStyle w:val="Kommentarzeichen"/>
        </w:rPr>
        <w:commentReference w:id="195"/>
      </w:r>
    </w:p>
    <w:p w:rsidR="00504BBA" w:rsidRDefault="00750C7F">
      <w:r>
        <w:br/>
        <w:t xml:space="preserve">Jedes </w:t>
      </w:r>
      <w:proofErr w:type="spellStart"/>
      <w:r>
        <w:t>InternalElement</w:t>
      </w:r>
      <w:proofErr w:type="spellEnd"/>
      <w:r>
        <w:t xml:space="preserve"> und jedes Interface kann Attribute besitzen, die auf der rechten Seite angezeigt werden.</w:t>
      </w:r>
    </w:p>
    <w:p w:rsidR="00504BBA" w:rsidRDefault="00504BBA"/>
    <w:p w:rsidR="00504BBA" w:rsidRDefault="00750C7F">
      <w:commentRangeStart w:id="196"/>
      <w:r>
        <w:rPr>
          <w:noProof/>
        </w:rPr>
        <w:lastRenderedPageBreak/>
        <w:drawing>
          <wp:inline distT="114300" distB="114300" distL="114300" distR="114300" wp14:anchorId="13AF1238" wp14:editId="3E5AAD95">
            <wp:extent cx="4957763" cy="3681262"/>
            <wp:effectExtent l="0" t="0" r="0" b="0"/>
            <wp:docPr id="50" name="image23.png" descr="2015-11-19 14_28_34-AutomationML Editor 4.1.6.png"/>
            <wp:cNvGraphicFramePr/>
            <a:graphic xmlns:a="http://schemas.openxmlformats.org/drawingml/2006/main">
              <a:graphicData uri="http://schemas.openxmlformats.org/drawingml/2006/picture">
                <pic:pic xmlns:pic="http://schemas.openxmlformats.org/drawingml/2006/picture">
                  <pic:nvPicPr>
                    <pic:cNvPr id="0" name="image23.png" descr="2015-11-19 14_28_34-AutomationML Editor 4.1.6.png"/>
                    <pic:cNvPicPr preferRelativeResize="0"/>
                  </pic:nvPicPr>
                  <pic:blipFill>
                    <a:blip r:embed="rId23"/>
                    <a:srcRect/>
                    <a:stretch>
                      <a:fillRect/>
                    </a:stretch>
                  </pic:blipFill>
                  <pic:spPr>
                    <a:xfrm>
                      <a:off x="0" y="0"/>
                      <a:ext cx="4957763" cy="3681262"/>
                    </a:xfrm>
                    <a:prstGeom prst="rect">
                      <a:avLst/>
                    </a:prstGeom>
                    <a:ln/>
                  </pic:spPr>
                </pic:pic>
              </a:graphicData>
            </a:graphic>
          </wp:inline>
        </w:drawing>
      </w:r>
      <w:commentRangeEnd w:id="196"/>
      <w:r w:rsidR="00D359B9">
        <w:rPr>
          <w:rStyle w:val="Kommentarzeichen"/>
        </w:rPr>
        <w:commentReference w:id="196"/>
      </w:r>
      <w:r>
        <w:br/>
        <w:t xml:space="preserve">Jedes Attribut hat 6 Unterattribute (Name, Description, Value, </w:t>
      </w:r>
      <w:proofErr w:type="spellStart"/>
      <w:r>
        <w:t>DefaultValue</w:t>
      </w:r>
      <w:proofErr w:type="spellEnd"/>
      <w:r>
        <w:t xml:space="preserve">, Unit und </w:t>
      </w:r>
      <w:proofErr w:type="spellStart"/>
      <w:r>
        <w:t>DataType</w:t>
      </w:r>
      <w:proofErr w:type="spellEnd"/>
      <w:r>
        <w:t xml:space="preserve">). Attribute können auch geschachtelt sein. </w:t>
      </w:r>
      <w:r>
        <w:br/>
      </w:r>
    </w:p>
    <w:p w:rsidR="00504BBA" w:rsidRDefault="00750C7F">
      <w:commentRangeStart w:id="197"/>
      <w:r>
        <w:rPr>
          <w:noProof/>
        </w:rPr>
        <w:drawing>
          <wp:inline distT="114300" distB="114300" distL="114300" distR="114300" wp14:anchorId="1A41A48A" wp14:editId="6351FE13">
            <wp:extent cx="4991973" cy="3709988"/>
            <wp:effectExtent l="0" t="0" r="0" b="0"/>
            <wp:docPr id="51" name="image36.png" descr="2015-11-19 14_30_46-AutomationML Editor 4.1.6.png"/>
            <wp:cNvGraphicFramePr/>
            <a:graphic xmlns:a="http://schemas.openxmlformats.org/drawingml/2006/main">
              <a:graphicData uri="http://schemas.openxmlformats.org/drawingml/2006/picture">
                <pic:pic xmlns:pic="http://schemas.openxmlformats.org/drawingml/2006/picture">
                  <pic:nvPicPr>
                    <pic:cNvPr id="0" name="image36.png" descr="2015-11-19 14_30_46-AutomationML Editor 4.1.6.png"/>
                    <pic:cNvPicPr preferRelativeResize="0"/>
                  </pic:nvPicPr>
                  <pic:blipFill>
                    <a:blip r:embed="rId24"/>
                    <a:srcRect/>
                    <a:stretch>
                      <a:fillRect/>
                    </a:stretch>
                  </pic:blipFill>
                  <pic:spPr>
                    <a:xfrm>
                      <a:off x="0" y="0"/>
                      <a:ext cx="4991973" cy="3709988"/>
                    </a:xfrm>
                    <a:prstGeom prst="rect">
                      <a:avLst/>
                    </a:prstGeom>
                    <a:ln/>
                  </pic:spPr>
                </pic:pic>
              </a:graphicData>
            </a:graphic>
          </wp:inline>
        </w:drawing>
      </w:r>
      <w:commentRangeEnd w:id="197"/>
      <w:r w:rsidR="00D359B9">
        <w:rPr>
          <w:rStyle w:val="Kommentarzeichen"/>
        </w:rPr>
        <w:commentReference w:id="197"/>
      </w:r>
    </w:p>
    <w:p w:rsidR="00504BBA" w:rsidRDefault="00750C7F">
      <w:r>
        <w:t xml:space="preserve">Will man </w:t>
      </w:r>
      <w:proofErr w:type="gramStart"/>
      <w:r>
        <w:t>ein neue</w:t>
      </w:r>
      <w:proofErr w:type="gramEnd"/>
      <w:r>
        <w:t xml:space="preserve"> </w:t>
      </w:r>
      <w:proofErr w:type="spellStart"/>
      <w:r>
        <w:t>InstanceHierarchy</w:t>
      </w:r>
      <w:proofErr w:type="spellEnd"/>
      <w:r>
        <w:t xml:space="preserve"> erstellen, so klickt man auf das grüne Kreuz oben links. Eine neue </w:t>
      </w:r>
      <w:proofErr w:type="spellStart"/>
      <w:r>
        <w:t>InstanceHierarchy</w:t>
      </w:r>
      <w:proofErr w:type="spellEnd"/>
      <w:r>
        <w:t xml:space="preserve"> erscheint daraufhin in der Übersicht.</w:t>
      </w:r>
    </w:p>
    <w:p w:rsidR="00504BBA" w:rsidRDefault="00504BBA"/>
    <w:p w:rsidR="00504BBA" w:rsidRDefault="00504BBA"/>
    <w:p w:rsidR="00504BBA" w:rsidRDefault="00750C7F">
      <w:commentRangeStart w:id="198"/>
      <w:r>
        <w:rPr>
          <w:noProof/>
        </w:rPr>
        <w:lastRenderedPageBreak/>
        <w:drawing>
          <wp:inline distT="114300" distB="114300" distL="114300" distR="114300" wp14:anchorId="02EC4E90" wp14:editId="3E8EA7C1">
            <wp:extent cx="4981710" cy="3500438"/>
            <wp:effectExtent l="0" t="0" r="0" b="0"/>
            <wp:docPr id="52" name="image21.png" descr="2015-11-19 14_46_39-AutomationML Editor 4.1.6.png"/>
            <wp:cNvGraphicFramePr/>
            <a:graphic xmlns:a="http://schemas.openxmlformats.org/drawingml/2006/main">
              <a:graphicData uri="http://schemas.openxmlformats.org/drawingml/2006/picture">
                <pic:pic xmlns:pic="http://schemas.openxmlformats.org/drawingml/2006/picture">
                  <pic:nvPicPr>
                    <pic:cNvPr id="0" name="image21.png" descr="2015-11-19 14_46_39-AutomationML Editor 4.1.6.png"/>
                    <pic:cNvPicPr preferRelativeResize="0"/>
                  </pic:nvPicPr>
                  <pic:blipFill>
                    <a:blip r:embed="rId25"/>
                    <a:srcRect/>
                    <a:stretch>
                      <a:fillRect/>
                    </a:stretch>
                  </pic:blipFill>
                  <pic:spPr>
                    <a:xfrm>
                      <a:off x="0" y="0"/>
                      <a:ext cx="4981710" cy="3500438"/>
                    </a:xfrm>
                    <a:prstGeom prst="rect">
                      <a:avLst/>
                    </a:prstGeom>
                    <a:ln/>
                  </pic:spPr>
                </pic:pic>
              </a:graphicData>
            </a:graphic>
          </wp:inline>
        </w:drawing>
      </w:r>
      <w:commentRangeEnd w:id="198"/>
      <w:r w:rsidR="00D359B9">
        <w:rPr>
          <w:rStyle w:val="Kommentarzeichen"/>
        </w:rPr>
        <w:commentReference w:id="198"/>
      </w:r>
    </w:p>
    <w:p w:rsidR="00504BBA" w:rsidRDefault="00750C7F">
      <w:r>
        <w:t xml:space="preserve">Durch “Ziehen und Loslassen” lässt sich jedes beliebige Modul (hier: Waschmodul) zu der neuen </w:t>
      </w:r>
      <w:proofErr w:type="spellStart"/>
      <w:r>
        <w:t>InstanceHierarchy</w:t>
      </w:r>
      <w:proofErr w:type="spellEnd"/>
      <w:r>
        <w:t xml:space="preserve"> hinzufügen. Durch Klicken auf “Create Instance” wird eine Instanz des Waschmoduls zur neuen </w:t>
      </w:r>
      <w:proofErr w:type="spellStart"/>
      <w:r>
        <w:t>InstanceHierarchy</w:t>
      </w:r>
      <w:proofErr w:type="spellEnd"/>
      <w:r>
        <w:t xml:space="preserve"> hinzugefügt.</w:t>
      </w:r>
    </w:p>
    <w:p w:rsidR="00504BBA" w:rsidRDefault="00504BBA"/>
    <w:p w:rsidR="00504BBA" w:rsidRDefault="00750C7F">
      <w:commentRangeStart w:id="199"/>
      <w:r>
        <w:rPr>
          <w:noProof/>
        </w:rPr>
        <w:drawing>
          <wp:inline distT="114300" distB="114300" distL="114300" distR="114300" wp14:anchorId="39D243D0" wp14:editId="52805E20">
            <wp:extent cx="4995266" cy="3509963"/>
            <wp:effectExtent l="0" t="0" r="0" b="0"/>
            <wp:docPr id="53" name="image39.png" descr="2015-11-19 14_50_36-AutomationML Editor 4.1.6.png"/>
            <wp:cNvGraphicFramePr/>
            <a:graphic xmlns:a="http://schemas.openxmlformats.org/drawingml/2006/main">
              <a:graphicData uri="http://schemas.openxmlformats.org/drawingml/2006/picture">
                <pic:pic xmlns:pic="http://schemas.openxmlformats.org/drawingml/2006/picture">
                  <pic:nvPicPr>
                    <pic:cNvPr id="0" name="image39.png" descr="2015-11-19 14_50_36-AutomationML Editor 4.1.6.png"/>
                    <pic:cNvPicPr preferRelativeResize="0"/>
                  </pic:nvPicPr>
                  <pic:blipFill>
                    <a:blip r:embed="rId26"/>
                    <a:srcRect/>
                    <a:stretch>
                      <a:fillRect/>
                    </a:stretch>
                  </pic:blipFill>
                  <pic:spPr>
                    <a:xfrm>
                      <a:off x="0" y="0"/>
                      <a:ext cx="4995266" cy="3509963"/>
                    </a:xfrm>
                    <a:prstGeom prst="rect">
                      <a:avLst/>
                    </a:prstGeom>
                    <a:ln/>
                  </pic:spPr>
                </pic:pic>
              </a:graphicData>
            </a:graphic>
          </wp:inline>
        </w:drawing>
      </w:r>
      <w:commentRangeEnd w:id="199"/>
      <w:r w:rsidR="00D359B9">
        <w:rPr>
          <w:rStyle w:val="Kommentarzeichen"/>
        </w:rPr>
        <w:commentReference w:id="199"/>
      </w:r>
    </w:p>
    <w:p w:rsidR="00504BBA" w:rsidRDefault="00750C7F">
      <w:r>
        <w:t>Die neue Instanz (</w:t>
      </w:r>
      <w:proofErr w:type="spellStart"/>
      <w:r>
        <w:t>InstanceOfWaschmodul</w:t>
      </w:r>
      <w:proofErr w:type="spellEnd"/>
      <w:r>
        <w:t xml:space="preserve">) wurde erstellt. Durch Klicken auf die </w:t>
      </w:r>
      <w:proofErr w:type="spellStart"/>
      <w:r>
        <w:t>InternalElements</w:t>
      </w:r>
      <w:proofErr w:type="spellEnd"/>
      <w:r>
        <w:t xml:space="preserve"> des Waschmoduls kann man die Attribute nun im rechten Fenster festlegen.</w:t>
      </w:r>
      <w:r>
        <w:br w:type="page"/>
      </w:r>
    </w:p>
    <w:p w:rsidR="00504BBA" w:rsidRDefault="00750C7F">
      <w:pPr>
        <w:pStyle w:val="berschrift1"/>
        <w:contextualSpacing w:val="0"/>
      </w:pPr>
      <w:bookmarkStart w:id="200" w:name="h.hzsknloert00" w:colFirst="0" w:colLast="0"/>
      <w:bookmarkStart w:id="201" w:name="_Toc440580205"/>
      <w:bookmarkEnd w:id="200"/>
      <w:r>
        <w:lastRenderedPageBreak/>
        <w:t>10. Glossar</w:t>
      </w:r>
      <w:bookmarkEnd w:id="201"/>
    </w:p>
    <w:p w:rsidR="00504BBA" w:rsidRDefault="00750C7F" w:rsidP="009162EC">
      <w:pPr>
        <w:pStyle w:val="berschrift4"/>
      </w:pPr>
      <w:bookmarkStart w:id="202" w:name="h.eox29sk6wshj" w:colFirst="0" w:colLast="0"/>
      <w:bookmarkEnd w:id="202"/>
      <w:r>
        <w:t>AML</w:t>
      </w:r>
    </w:p>
    <w:p w:rsidR="00504BBA" w:rsidRDefault="00750C7F">
      <w:r>
        <w:t>Siehe AutomationML</w:t>
      </w:r>
    </w:p>
    <w:p w:rsidR="00504BBA" w:rsidRDefault="00750C7F" w:rsidP="009162EC">
      <w:pPr>
        <w:pStyle w:val="berschrift4"/>
      </w:pPr>
      <w:bookmarkStart w:id="203" w:name="h.ci42fiynoovo" w:colFirst="0" w:colLast="0"/>
      <w:bookmarkEnd w:id="203"/>
      <w:r>
        <w:t>Attribut</w:t>
      </w:r>
    </w:p>
    <w:p w:rsidR="00504BBA" w:rsidRDefault="00750C7F">
      <w:r>
        <w:t>Einem Element oder anderem Attribut zugeordnete Eigenschaft, die einen Namen, eine Beschreibung, einen Wert, einen Standardwert, eine Einheit und einen Datentyp kapselt.</w:t>
      </w:r>
    </w:p>
    <w:p w:rsidR="00504BBA" w:rsidRDefault="00504BBA"/>
    <w:p w:rsidR="00504BBA" w:rsidRDefault="00750C7F">
      <w:proofErr w:type="spellStart"/>
      <w:r>
        <w:rPr>
          <w:color w:val="434343"/>
          <w:sz w:val="28"/>
          <w:szCs w:val="28"/>
        </w:rPr>
        <w:t>Attributsnamenzuordnung</w:t>
      </w:r>
      <w:proofErr w:type="spellEnd"/>
    </w:p>
    <w:p w:rsidR="00504BBA" w:rsidRDefault="00750C7F">
      <w:r>
        <w:t>Die Abbildung eines Attributs eines Interfaces auf das eines konkreten Elements im zuordnenden Objekt</w:t>
      </w:r>
    </w:p>
    <w:p w:rsidR="00504BBA" w:rsidRDefault="00750C7F" w:rsidP="009162EC">
      <w:pPr>
        <w:pStyle w:val="berschrift4"/>
      </w:pPr>
      <w:bookmarkStart w:id="204" w:name="h.tozsvrtcb4o" w:colFirst="0" w:colLast="0"/>
      <w:bookmarkEnd w:id="204"/>
      <w:r>
        <w:t>AutomationML</w:t>
      </w:r>
    </w:p>
    <w:p w:rsidR="00504BBA" w:rsidRDefault="00750C7F">
      <w:r>
        <w:t>Rahmenwerk innerhalb von XML, um Produktionsanlagen zu beschreiben. Dient auch dem Austausch von Daten zwischen verschiedenen Programmen.</w:t>
      </w:r>
    </w:p>
    <w:p w:rsidR="00504BBA" w:rsidRDefault="00750C7F" w:rsidP="009162EC">
      <w:pPr>
        <w:pStyle w:val="berschrift4"/>
      </w:pPr>
      <w:bookmarkStart w:id="205" w:name="h.na1cy9kizh6a" w:colFirst="0" w:colLast="0"/>
      <w:bookmarkEnd w:id="205"/>
      <w:r>
        <w:t>AutomationML Editor</w:t>
      </w:r>
    </w:p>
    <w:p w:rsidR="00504BBA" w:rsidRDefault="00750C7F">
      <w:r>
        <w:t>Editor zur Visualisierung und Editierung von AML-Konzepten und CAEX-Dateien, entwickelt von AutomationML e. V.</w:t>
      </w:r>
    </w:p>
    <w:p w:rsidR="00504BBA" w:rsidRDefault="00750C7F" w:rsidP="009162EC">
      <w:pPr>
        <w:pStyle w:val="berschrift4"/>
      </w:pPr>
      <w:bookmarkStart w:id="206" w:name="h.jkmk1iqv31jt" w:colFirst="0" w:colLast="0"/>
      <w:bookmarkEnd w:id="206"/>
      <w:r>
        <w:t>CAEX</w:t>
      </w:r>
    </w:p>
    <w:p w:rsidR="00504BBA" w:rsidRDefault="00750C7F">
      <w:r>
        <w:t xml:space="preserve">Siehe </w:t>
      </w:r>
      <w:r>
        <w:rPr>
          <w:color w:val="434343"/>
        </w:rPr>
        <w:t xml:space="preserve">Computer </w:t>
      </w:r>
      <w:proofErr w:type="spellStart"/>
      <w:r>
        <w:rPr>
          <w:color w:val="434343"/>
        </w:rPr>
        <w:t>Aided</w:t>
      </w:r>
      <w:proofErr w:type="spellEnd"/>
      <w:r>
        <w:rPr>
          <w:color w:val="434343"/>
        </w:rPr>
        <w:t xml:space="preserve"> Engineering Exchange</w:t>
      </w:r>
    </w:p>
    <w:p w:rsidR="00504BBA" w:rsidRDefault="00750C7F" w:rsidP="009162EC">
      <w:pPr>
        <w:pStyle w:val="berschrift4"/>
      </w:pPr>
      <w:bookmarkStart w:id="207" w:name="h.adu5iamit2sz" w:colFirst="0" w:colLast="0"/>
      <w:bookmarkEnd w:id="207"/>
      <w:r>
        <w:t xml:space="preserve">Computer </w:t>
      </w:r>
      <w:proofErr w:type="spellStart"/>
      <w:r>
        <w:t>Aided</w:t>
      </w:r>
      <w:proofErr w:type="spellEnd"/>
      <w:r>
        <w:t xml:space="preserve"> Engineering Exchange</w:t>
      </w:r>
    </w:p>
    <w:p w:rsidR="00504BBA" w:rsidRDefault="00750C7F">
      <w:r>
        <w:t>Neutrales Datenformat zur Speicherung hierarchischer Objektinformationen, basierend auf XML.</w:t>
      </w:r>
    </w:p>
    <w:p w:rsidR="00504BBA" w:rsidRDefault="00750C7F" w:rsidP="009162EC">
      <w:pPr>
        <w:pStyle w:val="berschrift4"/>
      </w:pPr>
      <w:bookmarkStart w:id="208" w:name="h.mvsvvmlycteb" w:colFirst="0" w:colLast="0"/>
      <w:bookmarkEnd w:id="208"/>
      <w:r>
        <w:t>Delta</w:t>
      </w:r>
    </w:p>
    <w:p w:rsidR="00504BBA" w:rsidRDefault="00750C7F">
      <w:r>
        <w:t>Ein Delta speichert die Differenz zwischen zwei verschiedenen Ausprägungen eines Elements und ermöglicht es, Funktionen zum Rückgängigmachen von Änderungen zu implementieren.</w:t>
      </w:r>
    </w:p>
    <w:p w:rsidR="00504BBA" w:rsidRDefault="00750C7F" w:rsidP="009162EC">
      <w:pPr>
        <w:pStyle w:val="berschrift4"/>
      </w:pPr>
      <w:bookmarkStart w:id="209" w:name="h.dqw869a1jnya" w:colFirst="0" w:colLast="0"/>
      <w:bookmarkEnd w:id="209"/>
      <w:r>
        <w:t>Extensible Markup Language</w:t>
      </w:r>
    </w:p>
    <w:p w:rsidR="00504BBA" w:rsidRDefault="00750C7F">
      <w:r>
        <w:t>Auszeichnungssprache zur Darstellung hierarchisch strukturierter Daten in Form von Textdateien. Hier genutzt zur Speicherung der AML-Hierarchien.</w:t>
      </w:r>
    </w:p>
    <w:p w:rsidR="00504BBA" w:rsidRDefault="00750C7F" w:rsidP="009162EC">
      <w:pPr>
        <w:pStyle w:val="berschrift4"/>
      </w:pPr>
      <w:bookmarkStart w:id="210" w:name="h.jyrbfegm8d5e" w:colFirst="0" w:colLast="0"/>
      <w:bookmarkEnd w:id="210"/>
      <w:r>
        <w:t>Element</w:t>
      </w:r>
    </w:p>
    <w:p w:rsidR="00504BBA" w:rsidRDefault="00750C7F">
      <w:r>
        <w:t>Überbegriff für Objekte, die in die Instanz-Hierarchie eingefügt werden können. Elemente können Superelemente haben, die ihnen übergeordnet sind, und Subelemente, die ihnen untergeordnet sind.</w:t>
      </w:r>
    </w:p>
    <w:p w:rsidR="00504BBA" w:rsidRDefault="00750C7F" w:rsidP="009162EC">
      <w:pPr>
        <w:pStyle w:val="berschrift4"/>
      </w:pPr>
      <w:bookmarkStart w:id="211" w:name="h.o3n0o31dh291" w:colFirst="0" w:colLast="0"/>
      <w:bookmarkEnd w:id="211"/>
      <w:r>
        <w:lastRenderedPageBreak/>
        <w:t>Externe Schnittstelle</w:t>
      </w:r>
    </w:p>
    <w:p w:rsidR="00504BBA" w:rsidRDefault="00750C7F">
      <w:r>
        <w:t>(engl. “</w:t>
      </w:r>
      <w:proofErr w:type="spellStart"/>
      <w:r>
        <w:t>ExternalInterface</w:t>
      </w:r>
      <w:proofErr w:type="spellEnd"/>
      <w:r>
        <w:t>”) Schnittstelle, die einem Element zugeordnet werden kann und diesem seine Eigenschaften vererbt.</w:t>
      </w:r>
    </w:p>
    <w:p w:rsidR="00504BBA" w:rsidRDefault="00750C7F" w:rsidP="009162EC">
      <w:pPr>
        <w:pStyle w:val="berschrift4"/>
      </w:pPr>
      <w:bookmarkStart w:id="212" w:name="h.g5kzmm72bl7v" w:colFirst="0" w:colLast="0"/>
      <w:bookmarkEnd w:id="212"/>
      <w:proofErr w:type="spellStart"/>
      <w:r>
        <w:t>Instanzhierarchie</w:t>
      </w:r>
      <w:proofErr w:type="spellEnd"/>
    </w:p>
    <w:p w:rsidR="00504BBA" w:rsidRDefault="00750C7F">
      <w:r>
        <w:t>(engl. “</w:t>
      </w:r>
      <w:proofErr w:type="spellStart"/>
      <w:r>
        <w:t>InstanceHierarchy</w:t>
      </w:r>
      <w:proofErr w:type="spellEnd"/>
      <w:r>
        <w:t xml:space="preserve">”) Die Gesamtheit aller Elemente in einer AML-Datei, hierarchisch geordnet. Alle Element sind hierbei entweder einem anderen Element untergeordnet oder einem Objekt, welches die </w:t>
      </w:r>
      <w:proofErr w:type="spellStart"/>
      <w:r>
        <w:t>Instanzhierarchie</w:t>
      </w:r>
      <w:proofErr w:type="spellEnd"/>
      <w:r>
        <w:t xml:space="preserve"> selbst repräsentiert und die höchste Ebene darstellt.</w:t>
      </w:r>
    </w:p>
    <w:p w:rsidR="00504BBA" w:rsidRDefault="00504BBA"/>
    <w:p w:rsidR="00504BBA" w:rsidRDefault="00750C7F">
      <w:r>
        <w:rPr>
          <w:color w:val="434343"/>
          <w:sz w:val="28"/>
          <w:szCs w:val="28"/>
        </w:rPr>
        <w:t>Interfacenamenzuordnung</w:t>
      </w:r>
    </w:p>
    <w:p w:rsidR="00504BBA" w:rsidRDefault="00750C7F">
      <w:r>
        <w:t xml:space="preserve">Die Abbildung eines Interfaces auf </w:t>
      </w:r>
      <w:proofErr w:type="gramStart"/>
      <w:r>
        <w:t>ein konkrete</w:t>
      </w:r>
      <w:proofErr w:type="gramEnd"/>
      <w:r>
        <w:t xml:space="preserve"> Element im zuordnenden Objekt.</w:t>
      </w:r>
    </w:p>
    <w:p w:rsidR="00504BBA" w:rsidRDefault="00750C7F" w:rsidP="009162EC">
      <w:pPr>
        <w:pStyle w:val="berschrift4"/>
      </w:pPr>
      <w:bookmarkStart w:id="213" w:name="h.wkv2muv9toks" w:colFirst="0" w:colLast="0"/>
      <w:bookmarkEnd w:id="213"/>
      <w:r>
        <w:t>Internes Element</w:t>
      </w:r>
    </w:p>
    <w:p w:rsidR="00504BBA" w:rsidRDefault="00750C7F">
      <w:r>
        <w:t>(engl. “</w:t>
      </w:r>
      <w:proofErr w:type="spellStart"/>
      <w:r>
        <w:t>InternalElement</w:t>
      </w:r>
      <w:proofErr w:type="spellEnd"/>
      <w:r>
        <w:t xml:space="preserve">”) Ein Standardelement in einer </w:t>
      </w:r>
      <w:proofErr w:type="spellStart"/>
      <w:r>
        <w:t>Instanzhierarchie</w:t>
      </w:r>
      <w:proofErr w:type="spellEnd"/>
      <w:r>
        <w:t>, dem im Gegensatz zu beispielsweise dem Zuordnenden Objekt keine spezielle Funktionalität zugeordnet wird.</w:t>
      </w:r>
    </w:p>
    <w:p w:rsidR="00504BBA" w:rsidRDefault="00750C7F" w:rsidP="009162EC">
      <w:pPr>
        <w:pStyle w:val="berschrift4"/>
      </w:pPr>
      <w:bookmarkStart w:id="214" w:name="h.yoyjwzvbvcf7" w:colFirst="0" w:colLast="0"/>
      <w:bookmarkEnd w:id="214"/>
      <w:r>
        <w:t>Interner Link</w:t>
      </w:r>
    </w:p>
    <w:p w:rsidR="00504BBA" w:rsidRDefault="00750C7F">
      <w:r>
        <w:t>(engl. “</w:t>
      </w:r>
      <w:proofErr w:type="spellStart"/>
      <w:r>
        <w:t>InternalLink</w:t>
      </w:r>
      <w:proofErr w:type="spellEnd"/>
      <w:r>
        <w:t>”)  Ermöglicht es, Objekte über Hierarchiegrenzen hinweg in Beziehung zu setzen, um beispielsweise eine zeitliche Reihenfolge angeben zu können.</w:t>
      </w:r>
    </w:p>
    <w:p w:rsidR="00504BBA" w:rsidRDefault="00750C7F" w:rsidP="009162EC">
      <w:pPr>
        <w:pStyle w:val="berschrift4"/>
      </w:pPr>
      <w:bookmarkStart w:id="215" w:name="h.7bu9ndemcwkv" w:colFirst="0" w:colLast="0"/>
      <w:bookmarkEnd w:id="215"/>
      <w:proofErr w:type="spellStart"/>
      <w:r>
        <w:t>Plugin</w:t>
      </w:r>
      <w:proofErr w:type="spellEnd"/>
    </w:p>
    <w:p w:rsidR="00504BBA" w:rsidRDefault="00750C7F">
      <w:r>
        <w:t xml:space="preserve">Ein </w:t>
      </w:r>
      <w:proofErr w:type="spellStart"/>
      <w:r>
        <w:t>Plugin</w:t>
      </w:r>
      <w:proofErr w:type="spellEnd"/>
      <w:r>
        <w:t>, dt. Einschubprogramm, ist eine Erweiterung eines bestehenden Programms, das für dieses entwickelt und mit diesem zusammen verwendet wird.</w:t>
      </w:r>
    </w:p>
    <w:p w:rsidR="00504BBA" w:rsidRDefault="00750C7F" w:rsidP="009162EC">
      <w:pPr>
        <w:pStyle w:val="berschrift4"/>
      </w:pPr>
      <w:bookmarkStart w:id="216" w:name="h.aalz96m5izto" w:colFirst="0" w:colLast="0"/>
      <w:bookmarkEnd w:id="216"/>
      <w:r>
        <w:t>Registerkarte</w:t>
      </w:r>
    </w:p>
    <w:p w:rsidR="00504BBA" w:rsidRDefault="00750C7F">
      <w:r>
        <w:t xml:space="preserve">(engl. “Tab”) Darstellungsinstanz, in der ein bestimmtes Element geöffnet ist und detaillierte Informationen über das geöffnete Element angezeigt werden. Mehrere Registerkarten können gleichzeitig existieren, wobei jede ein anderes Element kapselt, jedoch kann zum gleichen Zeitpunkt immer nur eine Registerkarte angezeigt werden. </w:t>
      </w:r>
    </w:p>
    <w:p w:rsidR="00504BBA" w:rsidRDefault="00750C7F" w:rsidP="009162EC">
      <w:pPr>
        <w:pStyle w:val="berschrift4"/>
      </w:pPr>
      <w:bookmarkStart w:id="217" w:name="h.3wvnyvqodwro" w:colFirst="0" w:colLast="0"/>
      <w:bookmarkEnd w:id="217"/>
      <w:r>
        <w:t>Rollenklassenbibliothek</w:t>
      </w:r>
    </w:p>
    <w:p w:rsidR="00504BBA" w:rsidRDefault="00750C7F" w:rsidP="009162EC">
      <w:r>
        <w:t>(engl. “</w:t>
      </w:r>
      <w:proofErr w:type="spellStart"/>
      <w:r>
        <w:t>RoleClassLib</w:t>
      </w:r>
      <w:proofErr w:type="spellEnd"/>
      <w:r>
        <w:t xml:space="preserve">”) Externe Bibliothek, die verschiedene </w:t>
      </w:r>
      <w:proofErr w:type="spellStart"/>
      <w:r>
        <w:t>importierbare</w:t>
      </w:r>
      <w:proofErr w:type="spellEnd"/>
      <w:r>
        <w:t xml:space="preserve"> Rollenklassen-Beziehungen enthält.</w:t>
      </w:r>
    </w:p>
    <w:p w:rsidR="00504BBA" w:rsidRDefault="00750C7F" w:rsidP="009162EC">
      <w:pPr>
        <w:pStyle w:val="berschrift4"/>
      </w:pPr>
      <w:bookmarkStart w:id="218" w:name="h.ks7leefcmwrt" w:colFirst="0" w:colLast="0"/>
      <w:bookmarkEnd w:id="218"/>
      <w:r>
        <w:t>Schnittstellenbibliothek</w:t>
      </w:r>
    </w:p>
    <w:p w:rsidR="00504BBA" w:rsidRDefault="00750C7F">
      <w:r>
        <w:t>(engl. “</w:t>
      </w:r>
      <w:proofErr w:type="spellStart"/>
      <w:r>
        <w:t>InterfaceClassLib</w:t>
      </w:r>
      <w:proofErr w:type="spellEnd"/>
      <w:r>
        <w:t>”) Externe Bibliothek mit Interfaces, die zur Nutzung der Interfaces importiert werden kann</w:t>
      </w:r>
    </w:p>
    <w:p w:rsidR="00504BBA" w:rsidRDefault="00750C7F" w:rsidP="009162EC">
      <w:pPr>
        <w:pStyle w:val="berschrift4"/>
      </w:pPr>
      <w:bookmarkStart w:id="219" w:name="h.1f4r8ilklkwm" w:colFirst="0" w:colLast="0"/>
      <w:bookmarkEnd w:id="219"/>
      <w:r>
        <w:t>Systemeinheitsklassenbibliothek</w:t>
      </w:r>
    </w:p>
    <w:p w:rsidR="00504BBA" w:rsidRDefault="00750C7F">
      <w:r>
        <w:t>(engl. “</w:t>
      </w:r>
      <w:proofErr w:type="spellStart"/>
      <w:r>
        <w:t>SystemUnitClassLib</w:t>
      </w:r>
      <w:proofErr w:type="spellEnd"/>
      <w:r>
        <w:t xml:space="preserve">”) Externe Bibliothek, die </w:t>
      </w:r>
      <w:proofErr w:type="spellStart"/>
      <w:r>
        <w:t>Protoypen</w:t>
      </w:r>
      <w:proofErr w:type="spellEnd"/>
      <w:r>
        <w:t xml:space="preserve"> für interne Elemente bereitstellt. Diese können, falls die Bibliothek importiert ist, direkt in die </w:t>
      </w:r>
      <w:proofErr w:type="spellStart"/>
      <w:r>
        <w:t>Instanzhierarchie</w:t>
      </w:r>
      <w:proofErr w:type="spellEnd"/>
      <w:r>
        <w:t xml:space="preserve"> hineinkopiert werden</w:t>
      </w:r>
    </w:p>
    <w:p w:rsidR="00504BBA" w:rsidRDefault="00750C7F" w:rsidP="009162EC">
      <w:pPr>
        <w:pStyle w:val="berschrift4"/>
      </w:pPr>
      <w:bookmarkStart w:id="220" w:name="h.8nt5rggbu5g6" w:colFirst="0" w:colLast="0"/>
      <w:bookmarkEnd w:id="220"/>
      <w:r>
        <w:lastRenderedPageBreak/>
        <w:t>Unterstütze Rollenklasse</w:t>
      </w:r>
    </w:p>
    <w:p w:rsidR="00504BBA" w:rsidRDefault="00750C7F">
      <w:r>
        <w:t>(engl. “</w:t>
      </w:r>
      <w:proofErr w:type="spellStart"/>
      <w:r>
        <w:t>SupportedRoleClass</w:t>
      </w:r>
      <w:proofErr w:type="spellEnd"/>
      <w:r>
        <w:t xml:space="preserve">”) Interne Elemente können verschiedene Rollen innehaben. </w:t>
      </w:r>
    </w:p>
    <w:p w:rsidR="00504BBA" w:rsidRDefault="00750C7F" w:rsidP="009162EC">
      <w:pPr>
        <w:pStyle w:val="berschrift4"/>
      </w:pPr>
      <w:bookmarkStart w:id="221" w:name="h.q1jyty76j1a" w:colFirst="0" w:colLast="0"/>
      <w:bookmarkEnd w:id="221"/>
      <w:r>
        <w:t>XML</w:t>
      </w:r>
    </w:p>
    <w:p w:rsidR="00504BBA" w:rsidRDefault="00750C7F">
      <w:r>
        <w:t>Siehe Extensible Markup Language</w:t>
      </w:r>
    </w:p>
    <w:p w:rsidR="00504BBA" w:rsidRDefault="00750C7F" w:rsidP="009162EC">
      <w:pPr>
        <w:pStyle w:val="berschrift4"/>
      </w:pPr>
      <w:bookmarkStart w:id="222" w:name="h.l8hb1822m2yn" w:colFirst="0" w:colLast="0"/>
      <w:bookmarkEnd w:id="222"/>
      <w:r>
        <w:t>Zuordnendes Objekt</w:t>
      </w:r>
    </w:p>
    <w:p w:rsidR="00504BBA" w:rsidRDefault="00750C7F">
      <w:r>
        <w:t>(engl. “</w:t>
      </w:r>
      <w:proofErr w:type="spellStart"/>
      <w:r>
        <w:t>mapping</w:t>
      </w:r>
      <w:proofErr w:type="spellEnd"/>
      <w:r>
        <w:t xml:space="preserve"> </w:t>
      </w:r>
      <w:proofErr w:type="spellStart"/>
      <w:r>
        <w:t>objects</w:t>
      </w:r>
      <w:proofErr w:type="spellEnd"/>
      <w:r>
        <w:t xml:space="preserve">”) Ermöglicht es, die Attribute eines Interfaces auf die Attribute eines konkreten Elementes, welches das Interface realisiert, abzubilden. </w:t>
      </w:r>
    </w:p>
    <w:p w:rsidR="00504BBA" w:rsidRDefault="00504BBA"/>
    <w:p w:rsidR="00504BBA" w:rsidRDefault="00750C7F">
      <w:r>
        <w:br w:type="page"/>
      </w:r>
    </w:p>
    <w:p w:rsidR="00504BBA" w:rsidRDefault="00750C7F">
      <w:pPr>
        <w:pStyle w:val="berschrift1"/>
        <w:contextualSpacing w:val="0"/>
      </w:pPr>
      <w:bookmarkStart w:id="223" w:name="h.mz3nraf9w0il" w:colFirst="0" w:colLast="0"/>
      <w:bookmarkStart w:id="224" w:name="_Toc440580206"/>
      <w:bookmarkEnd w:id="223"/>
      <w:r>
        <w:lastRenderedPageBreak/>
        <w:t>11. Quellennachweis</w:t>
      </w:r>
      <w:bookmarkEnd w:id="224"/>
    </w:p>
    <w:p w:rsidR="00504BBA" w:rsidRDefault="00750C7F">
      <w:pPr>
        <w:pStyle w:val="berschrift2"/>
        <w:contextualSpacing w:val="0"/>
      </w:pPr>
      <w:bookmarkStart w:id="225" w:name="h.w9w71y36ddm6" w:colFirst="0" w:colLast="0"/>
      <w:bookmarkStart w:id="226" w:name="_Toc440580207"/>
      <w:bookmarkEnd w:id="225"/>
      <w:r>
        <w:t>Textquellen</w:t>
      </w:r>
      <w:bookmarkEnd w:id="226"/>
    </w:p>
    <w:p w:rsidR="00AA48E8" w:rsidRDefault="00AA48E8" w:rsidP="00AA48E8">
      <w:pPr>
        <w:spacing w:line="397" w:lineRule="auto"/>
        <w:ind w:left="720" w:hanging="720"/>
      </w:pPr>
      <w:commentRangeStart w:id="227"/>
      <w:r>
        <w:rPr>
          <w:rFonts w:hAnsi="Symbol"/>
        </w:rPr>
        <w:t>[1]</w:t>
      </w:r>
      <w:r>
        <w:rPr>
          <w:rFonts w:hAnsi="Symbol"/>
        </w:rPr>
        <w:tab/>
      </w:r>
      <w:r>
        <w:t xml:space="preserve">Miriam Schleipen, Arndt Lüder, Olaf Sauer, Holger Flatt, Jürgen Jasperneite: </w:t>
      </w:r>
      <w:proofErr w:type="spellStart"/>
      <w:r>
        <w:t>Requirements</w:t>
      </w:r>
      <w:proofErr w:type="spellEnd"/>
      <w:r>
        <w:t xml:space="preserve"> </w:t>
      </w:r>
      <w:proofErr w:type="spellStart"/>
      <w:r>
        <w:t>and</w:t>
      </w:r>
      <w:proofErr w:type="spellEnd"/>
      <w:r>
        <w:t xml:space="preserve"> </w:t>
      </w:r>
      <w:proofErr w:type="spellStart"/>
      <w:r>
        <w:t>concept</w:t>
      </w:r>
      <w:proofErr w:type="spellEnd"/>
      <w:r>
        <w:t xml:space="preserve"> </w:t>
      </w:r>
      <w:proofErr w:type="spellStart"/>
      <w:r>
        <w:t>for</w:t>
      </w:r>
      <w:proofErr w:type="spellEnd"/>
      <w:r>
        <w:t xml:space="preserve"> Plug-</w:t>
      </w:r>
      <w:proofErr w:type="spellStart"/>
      <w:r>
        <w:t>and</w:t>
      </w:r>
      <w:proofErr w:type="spellEnd"/>
      <w:r>
        <w:t xml:space="preserve">-Work - </w:t>
      </w:r>
      <w:proofErr w:type="spellStart"/>
      <w:r>
        <w:t>Flexibility</w:t>
      </w:r>
      <w:proofErr w:type="spellEnd"/>
      <w:r>
        <w:t xml:space="preserve"> in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Industry</w:t>
      </w:r>
      <w:proofErr w:type="spellEnd"/>
      <w:r>
        <w:t xml:space="preserve"> 4.0 (Anforderungen und Konzept </w:t>
      </w:r>
      <w:proofErr w:type="spellStart"/>
      <w:r>
        <w:t>for</w:t>
      </w:r>
      <w:proofErr w:type="spellEnd"/>
      <w:r>
        <w:t xml:space="preserve"> Plug-</w:t>
      </w:r>
      <w:proofErr w:type="spellStart"/>
      <w:r>
        <w:t>and</w:t>
      </w:r>
      <w:proofErr w:type="spellEnd"/>
      <w:r>
        <w:t xml:space="preserve">-Work – Flexibilität im Kontext von Industrie 4.0). at - Automatisierungstechnik. Band 63, Heft 10, Seiten 801–820, ISSN (Online) 2196-677X, ISSN (Print) 0178-2312, DOI: 10.1515/auto-2015-0015, </w:t>
      </w:r>
      <w:proofErr w:type="spellStart"/>
      <w:r>
        <w:t>October</w:t>
      </w:r>
      <w:proofErr w:type="spellEnd"/>
      <w:r>
        <w:t xml:space="preserve"> 2015 </w:t>
      </w:r>
    </w:p>
    <w:p w:rsidR="00504BBA" w:rsidRDefault="00AA48E8">
      <w:pPr>
        <w:spacing w:line="397" w:lineRule="auto"/>
      </w:pPr>
      <w:r>
        <w:t>[2]</w:t>
      </w:r>
      <w:r>
        <w:tab/>
      </w:r>
      <w:r w:rsidR="00750C7F">
        <w:t>Wikipedia Industrie 4.0 (Abruf 27.11.2015);</w:t>
      </w:r>
    </w:p>
    <w:p w:rsidR="00504BBA" w:rsidRDefault="00AA48E8">
      <w:pPr>
        <w:spacing w:line="397" w:lineRule="auto"/>
      </w:pPr>
      <w:r>
        <w:t>[3]</w:t>
      </w:r>
      <w:r>
        <w:tab/>
      </w:r>
      <w:hyperlink r:id="rId27">
        <w:r w:rsidR="00750C7F">
          <w:rPr>
            <w:color w:val="1155CC"/>
            <w:u w:val="single"/>
          </w:rPr>
          <w:t>automationml.org</w:t>
        </w:r>
      </w:hyperlink>
      <w:r w:rsidR="00750C7F">
        <w:t xml:space="preserve"> und Unterseiten (Abruf 27.11.2015)</w:t>
      </w:r>
      <w:commentRangeEnd w:id="227"/>
      <w:r>
        <w:rPr>
          <w:rStyle w:val="Kommentarzeichen"/>
        </w:rPr>
        <w:commentReference w:id="227"/>
      </w:r>
    </w:p>
    <w:p w:rsidR="00504BBA" w:rsidRDefault="00750C7F">
      <w:pPr>
        <w:pStyle w:val="berschrift2"/>
        <w:spacing w:line="397" w:lineRule="auto"/>
        <w:contextualSpacing w:val="0"/>
      </w:pPr>
      <w:bookmarkStart w:id="228" w:name="h.grwh651f0y8i" w:colFirst="0" w:colLast="0"/>
      <w:bookmarkStart w:id="229" w:name="_Toc440580208"/>
      <w:bookmarkEnd w:id="228"/>
      <w:r>
        <w:t>Bildquellen</w:t>
      </w:r>
      <w:bookmarkEnd w:id="229"/>
    </w:p>
    <w:p w:rsidR="00504BBA" w:rsidRDefault="00750C7F">
      <w:pPr>
        <w:spacing w:line="397" w:lineRule="auto"/>
      </w:pPr>
      <w:r>
        <w:t>Abruf jeweils am 29.11.2015</w:t>
      </w:r>
    </w:p>
    <w:commentRangeStart w:id="230"/>
    <w:p w:rsidR="00504BBA" w:rsidRDefault="00750C7F">
      <w:r>
        <w:fldChar w:fldCharType="begin"/>
      </w:r>
      <w:r>
        <w:instrText xml:space="preserve"> HYPERLINK "http://www.forcam.de/typo3temp/pics/11d0c459fc.jpg" \h </w:instrText>
      </w:r>
      <w:r>
        <w:fldChar w:fldCharType="separate"/>
      </w:r>
      <w:r>
        <w:rPr>
          <w:color w:val="1155CC"/>
          <w:u w:val="single"/>
        </w:rPr>
        <w:t>http://www.forcam.de/typo3temp/pics/11d0c459fc.jpg</w:t>
      </w:r>
      <w:r>
        <w:rPr>
          <w:color w:val="1155CC"/>
          <w:u w:val="single"/>
        </w:rPr>
        <w:fldChar w:fldCharType="end"/>
      </w:r>
      <w:commentRangeEnd w:id="230"/>
      <w:r w:rsidR="00AA48E8">
        <w:rPr>
          <w:rStyle w:val="Kommentarzeichen"/>
        </w:rPr>
        <w:commentReference w:id="230"/>
      </w:r>
    </w:p>
    <w:p w:rsidR="00504BBA" w:rsidRDefault="0020783E">
      <w:hyperlink r:id="rId28">
        <w:r w:rsidR="00750C7F">
          <w:rPr>
            <w:color w:val="1155CC"/>
            <w:u w:val="single"/>
          </w:rPr>
          <w:t>https://www.automationml.org/o.red.c/home.html</w:t>
        </w:r>
      </w:hyperlink>
    </w:p>
    <w:p w:rsidR="00504BBA" w:rsidRDefault="0020783E">
      <w:hyperlink r:id="rId29">
        <w:r w:rsidR="00750C7F">
          <w:rPr>
            <w:color w:val="1155CC"/>
            <w:u w:val="single"/>
          </w:rPr>
          <w:t>http://www.kit.edu/img/intern/kit_logo.png</w:t>
        </w:r>
      </w:hyperlink>
    </w:p>
    <w:p w:rsidR="00504BBA" w:rsidRDefault="0020783E">
      <w:hyperlink r:id="rId30">
        <w:r w:rsidR="00750C7F">
          <w:rPr>
            <w:color w:val="1155CC"/>
            <w:u w:val="single"/>
          </w:rPr>
          <w:t>http://www.iosb.fraunhofer.de/servlet/is/2670/iosb.gif?command=downloadContent&amp;filename=iosb.gif</w:t>
        </w:r>
      </w:hyperlink>
    </w:p>
    <w:sectPr w:rsidR="00504BBA">
      <w:headerReference w:type="even" r:id="rId31"/>
      <w:headerReference w:type="default" r:id="rId32"/>
      <w:footerReference w:type="even" r:id="rId33"/>
      <w:footerReference w:type="default" r:id="rId34"/>
      <w:headerReference w:type="first" r:id="rId35"/>
      <w:footerReference w:type="first" r:id="rId36"/>
      <w:pgSz w:w="11909" w:h="16834"/>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iriam Schleipen" w:date="2016-01-15T06:35:00Z" w:initials="">
    <w:p w:rsidR="009D5B5D" w:rsidRDefault="009D5B5D">
      <w:pPr>
        <w:widowControl w:val="0"/>
        <w:spacing w:line="240" w:lineRule="auto"/>
      </w:pPr>
      <w:r>
        <w:t>niemals Logos von anderen einfach so verwenden. Das I4.0 Logo ist veraltet, das AML Logo hat ein Copyright.</w:t>
      </w:r>
    </w:p>
  </w:comment>
  <w:comment w:id="102" w:author="Dennis Brüstle" w:date="2015-12-02T03:35:00Z" w:initials="">
    <w:p w:rsidR="009D5B5D" w:rsidRDefault="009D5B5D">
      <w:pPr>
        <w:widowControl w:val="0"/>
        <w:spacing w:line="240" w:lineRule="auto"/>
      </w:pPr>
      <w:r>
        <w:t>Echt? Was war das? Laut GUI gibt es da nichts oder?</w:t>
      </w:r>
    </w:p>
  </w:comment>
  <w:comment w:id="103" w:author="Kevin Kellner" w:date="2015-12-02T03:04:00Z" w:initials="">
    <w:p w:rsidR="009D5B5D" w:rsidRDefault="009D5B5D">
      <w:pPr>
        <w:widowControl w:val="0"/>
        <w:spacing w:line="240" w:lineRule="auto"/>
      </w:pPr>
      <w:r>
        <w:t>Noch nichts in der GUI. Weiß jetzt auch nicht ob wir das drin lassen sollen...</w:t>
      </w:r>
    </w:p>
  </w:comment>
  <w:comment w:id="181" w:author="Miriam Schleipen" w:date="2016-01-15T06:09:00Z" w:initials="MS">
    <w:p w:rsidR="00D359B9" w:rsidRDefault="00D359B9">
      <w:pPr>
        <w:pStyle w:val="Kommentartext"/>
      </w:pPr>
      <w:r>
        <w:rPr>
          <w:rStyle w:val="Kommentarzeichen"/>
        </w:rPr>
        <w:annotationRef/>
      </w:r>
      <w:r>
        <w:t>Abbildung ohne Unterschrift und Nummerierung</w:t>
      </w:r>
    </w:p>
  </w:comment>
  <w:comment w:id="187" w:author="Miriam Schleipen" w:date="2016-01-15T06:09:00Z" w:initials="MS">
    <w:p w:rsidR="00D359B9" w:rsidRDefault="00D359B9">
      <w:pPr>
        <w:pStyle w:val="Kommentartext"/>
      </w:pPr>
      <w:r>
        <w:rPr>
          <w:rStyle w:val="Kommentarzeichen"/>
        </w:rPr>
        <w:annotationRef/>
      </w:r>
      <w:r>
        <w:rPr>
          <w:rStyle w:val="Kommentarzeichen"/>
        </w:rPr>
        <w:annotationRef/>
      </w:r>
      <w:r>
        <w:t>Abbildung ohne Unterschrift und Nummerierung</w:t>
      </w:r>
    </w:p>
  </w:comment>
  <w:comment w:id="188" w:author="Miriam Schleipen" w:date="2016-01-15T06:09:00Z" w:initials="MS">
    <w:p w:rsidR="00D359B9" w:rsidRDefault="00D359B9" w:rsidP="00D359B9">
      <w:pPr>
        <w:pStyle w:val="Kommentartext"/>
      </w:pPr>
      <w:r>
        <w:rPr>
          <w:rStyle w:val="Kommentarzeichen"/>
        </w:rPr>
        <w:annotationRef/>
      </w:r>
      <w:r>
        <w:rPr>
          <w:rStyle w:val="Kommentarzeichen"/>
        </w:rPr>
        <w:annotationRef/>
      </w:r>
      <w:r>
        <w:t>Abbildung ohne Unterschrift und Nummerierung</w:t>
      </w:r>
    </w:p>
    <w:p w:rsidR="00D359B9" w:rsidRDefault="00D359B9">
      <w:pPr>
        <w:pStyle w:val="Kommentartext"/>
      </w:pPr>
    </w:p>
  </w:comment>
  <w:comment w:id="189" w:author="Miriam Schleipen" w:date="2016-01-15T06:09:00Z" w:initials="MS">
    <w:p w:rsidR="00D359B9" w:rsidRDefault="00D359B9" w:rsidP="00D359B9">
      <w:pPr>
        <w:pStyle w:val="Kommentartext"/>
      </w:pPr>
      <w:r>
        <w:rPr>
          <w:rStyle w:val="Kommentarzeichen"/>
        </w:rPr>
        <w:annotationRef/>
      </w:r>
      <w:r>
        <w:rPr>
          <w:rStyle w:val="Kommentarzeichen"/>
        </w:rPr>
        <w:annotationRef/>
      </w:r>
      <w:r>
        <w:t>Abbildung ohne Unterschrift und Nummerierung</w:t>
      </w:r>
    </w:p>
    <w:p w:rsidR="00D359B9" w:rsidRDefault="00D359B9">
      <w:pPr>
        <w:pStyle w:val="Kommentartext"/>
      </w:pPr>
    </w:p>
  </w:comment>
  <w:comment w:id="190" w:author="Miriam Schleipen" w:date="2016-01-15T06:10:00Z" w:initials="MS">
    <w:p w:rsidR="00D359B9" w:rsidRDefault="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comment>
  <w:comment w:id="191" w:author="Miriam Schleipen" w:date="2016-01-15T06:10:00Z" w:initials="MS">
    <w:p w:rsidR="00D359B9" w:rsidRDefault="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comment>
  <w:comment w:id="192" w:author="Miriam Schleipen" w:date="2016-01-15T06:10:00Z" w:initials="MS">
    <w:p w:rsidR="00D359B9" w:rsidRDefault="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comment>
  <w:comment w:id="193" w:author="Miriam Schleipen" w:date="2016-01-15T06:10:00Z" w:initials="MS">
    <w:p w:rsidR="00D359B9" w:rsidRDefault="00D359B9" w:rsidP="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p w:rsidR="00D359B9" w:rsidRDefault="00D359B9" w:rsidP="00D359B9">
      <w:pPr>
        <w:pStyle w:val="Kommentartext"/>
      </w:pPr>
    </w:p>
    <w:p w:rsidR="00D359B9" w:rsidRDefault="00D359B9">
      <w:pPr>
        <w:pStyle w:val="Kommentartext"/>
      </w:pPr>
    </w:p>
  </w:comment>
  <w:comment w:id="194" w:author="Miriam Schleipen" w:date="2016-01-15T06:10:00Z" w:initials="MS">
    <w:p w:rsidR="00D359B9" w:rsidRDefault="00D359B9" w:rsidP="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p w:rsidR="00D359B9" w:rsidRDefault="00D359B9" w:rsidP="00D359B9">
      <w:pPr>
        <w:pStyle w:val="Kommentartext"/>
      </w:pPr>
    </w:p>
    <w:p w:rsidR="00D359B9" w:rsidRDefault="00D359B9">
      <w:pPr>
        <w:pStyle w:val="Kommentartext"/>
      </w:pPr>
    </w:p>
  </w:comment>
  <w:comment w:id="195" w:author="Miriam Schleipen" w:date="2016-01-15T06:10:00Z" w:initials="MS">
    <w:p w:rsidR="00D359B9" w:rsidRDefault="00D359B9" w:rsidP="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p w:rsidR="00D359B9" w:rsidRDefault="00D359B9" w:rsidP="00D359B9">
      <w:pPr>
        <w:pStyle w:val="Kommentartext"/>
      </w:pPr>
    </w:p>
    <w:p w:rsidR="00D359B9" w:rsidRDefault="00D359B9">
      <w:pPr>
        <w:pStyle w:val="Kommentartext"/>
      </w:pPr>
    </w:p>
  </w:comment>
  <w:comment w:id="196" w:author="Miriam Schleipen" w:date="2016-01-15T06:10:00Z" w:initials="MS">
    <w:p w:rsidR="00D359B9" w:rsidRDefault="00D359B9" w:rsidP="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p w:rsidR="00D359B9" w:rsidRDefault="00D359B9" w:rsidP="00D359B9">
      <w:pPr>
        <w:pStyle w:val="Kommentartext"/>
      </w:pPr>
    </w:p>
    <w:p w:rsidR="00D359B9" w:rsidRDefault="00D359B9">
      <w:pPr>
        <w:pStyle w:val="Kommentartext"/>
      </w:pPr>
    </w:p>
  </w:comment>
  <w:comment w:id="197" w:author="Miriam Schleipen" w:date="2016-01-15T06:10:00Z" w:initials="MS">
    <w:p w:rsidR="00D359B9" w:rsidRDefault="00D359B9" w:rsidP="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p w:rsidR="00D359B9" w:rsidRDefault="00D359B9" w:rsidP="00D359B9">
      <w:pPr>
        <w:pStyle w:val="Kommentartext"/>
      </w:pPr>
    </w:p>
    <w:p w:rsidR="00D359B9" w:rsidRDefault="00D359B9">
      <w:pPr>
        <w:pStyle w:val="Kommentartext"/>
      </w:pPr>
    </w:p>
  </w:comment>
  <w:comment w:id="198" w:author="Miriam Schleipen" w:date="2016-01-15T06:10:00Z" w:initials="MS">
    <w:p w:rsidR="00D359B9" w:rsidRDefault="00D359B9" w:rsidP="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p w:rsidR="00D359B9" w:rsidRDefault="00D359B9" w:rsidP="00D359B9">
      <w:pPr>
        <w:pStyle w:val="Kommentartext"/>
      </w:pPr>
    </w:p>
    <w:p w:rsidR="00D359B9" w:rsidRDefault="00D359B9">
      <w:pPr>
        <w:pStyle w:val="Kommentartext"/>
      </w:pPr>
    </w:p>
  </w:comment>
  <w:comment w:id="199" w:author="Miriam Schleipen" w:date="2016-01-15T06:10:00Z" w:initials="MS">
    <w:p w:rsidR="00D359B9" w:rsidRDefault="00D359B9" w:rsidP="00D359B9">
      <w:pPr>
        <w:pStyle w:val="Kommentartext"/>
      </w:pPr>
      <w:r>
        <w:rPr>
          <w:rStyle w:val="Kommentarzeichen"/>
        </w:rPr>
        <w:annotationRef/>
      </w:r>
      <w:r>
        <w:rPr>
          <w:rStyle w:val="Kommentarzeichen"/>
        </w:rPr>
        <w:annotationRef/>
      </w:r>
      <w:r>
        <w:rPr>
          <w:rStyle w:val="Kommentarzeichen"/>
        </w:rPr>
        <w:annotationRef/>
      </w:r>
      <w:r>
        <w:t>Abbildung ohne Unterschrift und Nummerierung</w:t>
      </w:r>
    </w:p>
    <w:p w:rsidR="00D359B9" w:rsidRDefault="00D359B9" w:rsidP="00D359B9">
      <w:pPr>
        <w:pStyle w:val="Kommentartext"/>
      </w:pPr>
    </w:p>
    <w:p w:rsidR="00D359B9" w:rsidRDefault="00D359B9">
      <w:pPr>
        <w:pStyle w:val="Kommentartext"/>
      </w:pPr>
    </w:p>
  </w:comment>
  <w:comment w:id="227" w:author="Miriam Schleipen" w:date="2016-01-15T06:11:00Z" w:initials="MS">
    <w:p w:rsidR="00AA48E8" w:rsidRDefault="00AA48E8">
      <w:pPr>
        <w:pStyle w:val="Kommentartext"/>
      </w:pPr>
      <w:r>
        <w:rPr>
          <w:rStyle w:val="Kommentarzeichen"/>
        </w:rPr>
        <w:annotationRef/>
      </w:r>
      <w:r>
        <w:t>Wo genau werden die verwendet im Text?</w:t>
      </w:r>
      <w:r w:rsidR="00D359B9">
        <w:t xml:space="preserve"> Bitte angeben (das muss auch gemacht werden, wenn ihr nicht wortwörtlich zitiert, zumindest an der 1. Stelle)</w:t>
      </w:r>
    </w:p>
  </w:comment>
  <w:comment w:id="230" w:author="Miriam Schleipen" w:date="2016-01-15T00:13:00Z" w:initials="MS">
    <w:p w:rsidR="00AA48E8" w:rsidRDefault="00AA48E8">
      <w:pPr>
        <w:pStyle w:val="Kommentartext"/>
      </w:pPr>
      <w:r>
        <w:rPr>
          <w:rStyle w:val="Kommentarzeichen"/>
        </w:rPr>
        <w:annotationRef/>
      </w:r>
      <w:r>
        <w:t>Welches Bild kommt da woher? Normalerweise kommen die Links zum Bild selbst oder ins Verzeichnis der Textquellen.</w:t>
      </w:r>
      <w:bookmarkStart w:id="231" w:name="_GoBack"/>
      <w:bookmarkEnd w:id="231"/>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783E" w:rsidRDefault="0020783E">
      <w:pPr>
        <w:spacing w:line="240" w:lineRule="auto"/>
      </w:pPr>
      <w:r>
        <w:separator/>
      </w:r>
    </w:p>
  </w:endnote>
  <w:endnote w:type="continuationSeparator" w:id="0">
    <w:p w:rsidR="0020783E" w:rsidRDefault="002078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B5D" w:rsidRDefault="009D5B5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B5D" w:rsidRDefault="009D5B5D">
    <w:pPr>
      <w:jc w:val="right"/>
    </w:pPr>
    <w:r>
      <w:fldChar w:fldCharType="begin"/>
    </w:r>
    <w:r>
      <w:instrText>PAGE</w:instrText>
    </w:r>
    <w:r>
      <w:fldChar w:fldCharType="separate"/>
    </w:r>
    <w:r w:rsidR="00D359B9">
      <w:rPr>
        <w:noProof/>
      </w:rPr>
      <w:t>34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B5D" w:rsidRDefault="009D5B5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783E" w:rsidRDefault="0020783E">
      <w:pPr>
        <w:spacing w:line="240" w:lineRule="auto"/>
      </w:pPr>
      <w:r>
        <w:separator/>
      </w:r>
    </w:p>
  </w:footnote>
  <w:footnote w:type="continuationSeparator" w:id="0">
    <w:p w:rsidR="0020783E" w:rsidRDefault="0020783E">
      <w:pPr>
        <w:spacing w:line="240" w:lineRule="auto"/>
      </w:pPr>
      <w:r>
        <w:continuationSeparator/>
      </w:r>
    </w:p>
  </w:footnote>
  <w:footnote w:id="1">
    <w:p w:rsidR="009D5B5D" w:rsidRDefault="009D5B5D">
      <w:pPr>
        <w:pStyle w:val="Funotentext"/>
      </w:pPr>
      <w:r>
        <w:rPr>
          <w:rStyle w:val="Funotenzeichen"/>
        </w:rPr>
        <w:footnoteRef/>
      </w:r>
      <w:r>
        <w:t xml:space="preserve"> </w:t>
      </w:r>
      <w:r w:rsidRPr="00750C7F">
        <w:t>Karlsruher Institut für Technologie</w:t>
      </w:r>
    </w:p>
  </w:footnote>
  <w:footnote w:id="2">
    <w:p w:rsidR="009D5B5D" w:rsidRDefault="009D5B5D">
      <w:pPr>
        <w:pStyle w:val="Funotentext"/>
      </w:pPr>
      <w:r>
        <w:rPr>
          <w:rStyle w:val="Funotenzeichen"/>
        </w:rPr>
        <w:footnoteRef/>
      </w:r>
      <w:r>
        <w:t xml:space="preserve"> </w:t>
      </w:r>
      <w:r w:rsidRPr="00750C7F">
        <w:t>Fraunhofer-Institut für Optronik, Systemtechnik und Bildauswertung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B5D" w:rsidRDefault="009D5B5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B5D" w:rsidRDefault="009D5B5D">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B5D" w:rsidRDefault="009D5B5D">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04BBA"/>
    <w:rsid w:val="0020783E"/>
    <w:rsid w:val="004C0ED4"/>
    <w:rsid w:val="00501ED3"/>
    <w:rsid w:val="00504BBA"/>
    <w:rsid w:val="00750C7F"/>
    <w:rsid w:val="009162EC"/>
    <w:rsid w:val="009D5B5D"/>
    <w:rsid w:val="00A65051"/>
    <w:rsid w:val="00AA48E8"/>
    <w:rsid w:val="00C42B2F"/>
    <w:rsid w:val="00D359B9"/>
    <w:rsid w:val="00E430CB"/>
    <w:rsid w:val="00EB2353"/>
    <w:rsid w:val="00EF3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de-DE" w:eastAsia="de-D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pPr>
      <w:keepNext/>
      <w:keepLines/>
      <w:spacing w:before="400" w:after="120"/>
      <w:contextualSpacing/>
      <w:outlineLvl w:val="0"/>
    </w:pPr>
    <w:rPr>
      <w:sz w:val="40"/>
      <w:szCs w:val="40"/>
    </w:rPr>
  </w:style>
  <w:style w:type="paragraph" w:styleId="berschrift2">
    <w:name w:val="heading 2"/>
    <w:basedOn w:val="Standard"/>
    <w:next w:val="Standard"/>
    <w:pPr>
      <w:keepNext/>
      <w:keepLines/>
      <w:spacing w:before="360" w:after="120"/>
      <w:contextualSpacing/>
      <w:outlineLvl w:val="1"/>
    </w:pPr>
    <w:rPr>
      <w:sz w:val="32"/>
      <w:szCs w:val="32"/>
    </w:rPr>
  </w:style>
  <w:style w:type="paragraph" w:styleId="berschrift3">
    <w:name w:val="heading 3"/>
    <w:basedOn w:val="Standard"/>
    <w:next w:val="Standard"/>
    <w:pPr>
      <w:keepNext/>
      <w:keepLines/>
      <w:spacing w:before="320" w:after="80"/>
      <w:contextualSpacing/>
      <w:outlineLvl w:val="2"/>
    </w:pPr>
    <w:rPr>
      <w:color w:val="434343"/>
      <w:sz w:val="28"/>
      <w:szCs w:val="28"/>
    </w:rPr>
  </w:style>
  <w:style w:type="paragraph" w:styleId="berschrift4">
    <w:name w:val="heading 4"/>
    <w:basedOn w:val="Standard"/>
    <w:next w:val="Standard"/>
    <w:rsid w:val="00750C7F"/>
    <w:pPr>
      <w:keepNext/>
      <w:keepLines/>
      <w:spacing w:before="280" w:after="80"/>
      <w:contextualSpacing/>
      <w:outlineLvl w:val="3"/>
    </w:pPr>
    <w:rPr>
      <w:color w:val="666666"/>
      <w:sz w:val="28"/>
      <w:szCs w:val="28"/>
    </w:rPr>
  </w:style>
  <w:style w:type="paragraph" w:styleId="berschrift5">
    <w:name w:val="heading 5"/>
    <w:basedOn w:val="Standard"/>
    <w:next w:val="Standard"/>
    <w:pPr>
      <w:keepNext/>
      <w:keepLines/>
      <w:spacing w:before="240" w:after="80"/>
      <w:contextualSpacing/>
      <w:outlineLvl w:val="4"/>
    </w:pPr>
    <w:rPr>
      <w:color w:val="666666"/>
    </w:rPr>
  </w:style>
  <w:style w:type="paragraph" w:styleId="berschrift6">
    <w:name w:val="heading 6"/>
    <w:basedOn w:val="Standard"/>
    <w:next w:val="Standard"/>
    <w:pPr>
      <w:keepNext/>
      <w:keepLines/>
      <w:spacing w:before="240" w:after="80"/>
      <w:contextualSpacing/>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contextualSpacing/>
    </w:pPr>
    <w:rPr>
      <w:sz w:val="52"/>
      <w:szCs w:val="52"/>
    </w:rPr>
  </w:style>
  <w:style w:type="paragraph" w:styleId="Untertitel">
    <w:name w:val="Subtitle"/>
    <w:basedOn w:val="Standard"/>
    <w:next w:val="Standard"/>
    <w:pPr>
      <w:keepNext/>
      <w:keepLines/>
      <w:spacing w:after="320"/>
      <w:contextualSpacing/>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750C7F"/>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0C7F"/>
    <w:rPr>
      <w:rFonts w:ascii="Tahoma" w:hAnsi="Tahoma" w:cs="Tahoma"/>
      <w:sz w:val="16"/>
      <w:szCs w:val="16"/>
    </w:rPr>
  </w:style>
  <w:style w:type="paragraph" w:styleId="Funotentext">
    <w:name w:val="footnote text"/>
    <w:basedOn w:val="Standard"/>
    <w:link w:val="FunotentextZchn"/>
    <w:uiPriority w:val="99"/>
    <w:semiHidden/>
    <w:unhideWhenUsed/>
    <w:rsid w:val="00750C7F"/>
    <w:pPr>
      <w:spacing w:line="240" w:lineRule="auto"/>
    </w:pPr>
    <w:rPr>
      <w:sz w:val="20"/>
      <w:szCs w:val="20"/>
    </w:rPr>
  </w:style>
  <w:style w:type="character" w:customStyle="1" w:styleId="FunotentextZchn">
    <w:name w:val="Fußnotentext Zchn"/>
    <w:basedOn w:val="Absatz-Standardschriftart"/>
    <w:link w:val="Funotentext"/>
    <w:uiPriority w:val="99"/>
    <w:semiHidden/>
    <w:rsid w:val="00750C7F"/>
    <w:rPr>
      <w:sz w:val="20"/>
      <w:szCs w:val="20"/>
    </w:rPr>
  </w:style>
  <w:style w:type="character" w:styleId="Funotenzeichen">
    <w:name w:val="footnote reference"/>
    <w:basedOn w:val="Absatz-Standardschriftart"/>
    <w:uiPriority w:val="99"/>
    <w:semiHidden/>
    <w:unhideWhenUsed/>
    <w:rsid w:val="00750C7F"/>
    <w:rPr>
      <w:vertAlign w:val="superscript"/>
    </w:rPr>
  </w:style>
  <w:style w:type="paragraph" w:styleId="Kopfzeile">
    <w:name w:val="header"/>
    <w:basedOn w:val="Standard"/>
    <w:link w:val="KopfzeileZchn"/>
    <w:uiPriority w:val="99"/>
    <w:unhideWhenUsed/>
    <w:rsid w:val="00750C7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0C7F"/>
  </w:style>
  <w:style w:type="paragraph" w:styleId="Fuzeile">
    <w:name w:val="footer"/>
    <w:basedOn w:val="Standard"/>
    <w:link w:val="FuzeileZchn"/>
    <w:uiPriority w:val="99"/>
    <w:unhideWhenUsed/>
    <w:rsid w:val="00750C7F"/>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0C7F"/>
  </w:style>
  <w:style w:type="paragraph" w:styleId="Inhaltsverzeichnisberschrift">
    <w:name w:val="TOC Heading"/>
    <w:basedOn w:val="berschrift1"/>
    <w:next w:val="Standard"/>
    <w:uiPriority w:val="39"/>
    <w:semiHidden/>
    <w:unhideWhenUsed/>
    <w:qFormat/>
    <w:rsid w:val="00750C7F"/>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rsid w:val="00750C7F"/>
    <w:pPr>
      <w:spacing w:after="100"/>
    </w:pPr>
  </w:style>
  <w:style w:type="paragraph" w:styleId="Verzeichnis2">
    <w:name w:val="toc 2"/>
    <w:basedOn w:val="Standard"/>
    <w:next w:val="Standard"/>
    <w:autoRedefine/>
    <w:uiPriority w:val="39"/>
    <w:unhideWhenUsed/>
    <w:rsid w:val="00750C7F"/>
    <w:pPr>
      <w:spacing w:after="100"/>
      <w:ind w:left="220"/>
    </w:pPr>
  </w:style>
  <w:style w:type="paragraph" w:styleId="Verzeichnis3">
    <w:name w:val="toc 3"/>
    <w:basedOn w:val="Standard"/>
    <w:next w:val="Standard"/>
    <w:autoRedefine/>
    <w:uiPriority w:val="39"/>
    <w:unhideWhenUsed/>
    <w:rsid w:val="00750C7F"/>
    <w:pPr>
      <w:spacing w:after="100"/>
      <w:ind w:left="440"/>
    </w:pPr>
  </w:style>
  <w:style w:type="paragraph" w:styleId="KeinLeerraum">
    <w:name w:val="No Spacing"/>
    <w:uiPriority w:val="1"/>
    <w:qFormat/>
    <w:rsid w:val="00750C7F"/>
    <w:pPr>
      <w:spacing w:line="240" w:lineRule="auto"/>
    </w:pPr>
  </w:style>
  <w:style w:type="character" w:styleId="Hyperlink">
    <w:name w:val="Hyperlink"/>
    <w:basedOn w:val="Absatz-Standardschriftart"/>
    <w:uiPriority w:val="99"/>
    <w:unhideWhenUsed/>
    <w:rsid w:val="00750C7F"/>
    <w:rPr>
      <w:color w:val="0000FF" w:themeColor="hyperlink"/>
      <w:u w:val="single"/>
    </w:rPr>
  </w:style>
  <w:style w:type="paragraph" w:styleId="Kommentarthema">
    <w:name w:val="annotation subject"/>
    <w:basedOn w:val="Kommentartext"/>
    <w:next w:val="Kommentartext"/>
    <w:link w:val="KommentarthemaZchn"/>
    <w:uiPriority w:val="99"/>
    <w:semiHidden/>
    <w:unhideWhenUsed/>
    <w:rsid w:val="00AA48E8"/>
    <w:rPr>
      <w:b/>
      <w:bCs/>
    </w:rPr>
  </w:style>
  <w:style w:type="character" w:customStyle="1" w:styleId="KommentarthemaZchn">
    <w:name w:val="Kommentarthema Zchn"/>
    <w:basedOn w:val="KommentartextZchn"/>
    <w:link w:val="Kommentarthema"/>
    <w:uiPriority w:val="99"/>
    <w:semiHidden/>
    <w:rsid w:val="00AA48E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de-DE" w:eastAsia="de-D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pPr>
      <w:keepNext/>
      <w:keepLines/>
      <w:spacing w:before="400" w:after="120"/>
      <w:contextualSpacing/>
      <w:outlineLvl w:val="0"/>
    </w:pPr>
    <w:rPr>
      <w:sz w:val="40"/>
      <w:szCs w:val="40"/>
    </w:rPr>
  </w:style>
  <w:style w:type="paragraph" w:styleId="berschrift2">
    <w:name w:val="heading 2"/>
    <w:basedOn w:val="Standard"/>
    <w:next w:val="Standard"/>
    <w:pPr>
      <w:keepNext/>
      <w:keepLines/>
      <w:spacing w:before="360" w:after="120"/>
      <w:contextualSpacing/>
      <w:outlineLvl w:val="1"/>
    </w:pPr>
    <w:rPr>
      <w:sz w:val="32"/>
      <w:szCs w:val="32"/>
    </w:rPr>
  </w:style>
  <w:style w:type="paragraph" w:styleId="berschrift3">
    <w:name w:val="heading 3"/>
    <w:basedOn w:val="Standard"/>
    <w:next w:val="Standard"/>
    <w:pPr>
      <w:keepNext/>
      <w:keepLines/>
      <w:spacing w:before="320" w:after="80"/>
      <w:contextualSpacing/>
      <w:outlineLvl w:val="2"/>
    </w:pPr>
    <w:rPr>
      <w:color w:val="434343"/>
      <w:sz w:val="28"/>
      <w:szCs w:val="28"/>
    </w:rPr>
  </w:style>
  <w:style w:type="paragraph" w:styleId="berschrift4">
    <w:name w:val="heading 4"/>
    <w:basedOn w:val="Standard"/>
    <w:next w:val="Standard"/>
    <w:rsid w:val="00750C7F"/>
    <w:pPr>
      <w:keepNext/>
      <w:keepLines/>
      <w:spacing w:before="280" w:after="80"/>
      <w:contextualSpacing/>
      <w:outlineLvl w:val="3"/>
    </w:pPr>
    <w:rPr>
      <w:color w:val="666666"/>
      <w:sz w:val="28"/>
      <w:szCs w:val="28"/>
    </w:rPr>
  </w:style>
  <w:style w:type="paragraph" w:styleId="berschrift5">
    <w:name w:val="heading 5"/>
    <w:basedOn w:val="Standard"/>
    <w:next w:val="Standard"/>
    <w:pPr>
      <w:keepNext/>
      <w:keepLines/>
      <w:spacing w:before="240" w:after="80"/>
      <w:contextualSpacing/>
      <w:outlineLvl w:val="4"/>
    </w:pPr>
    <w:rPr>
      <w:color w:val="666666"/>
    </w:rPr>
  </w:style>
  <w:style w:type="paragraph" w:styleId="berschrift6">
    <w:name w:val="heading 6"/>
    <w:basedOn w:val="Standard"/>
    <w:next w:val="Standard"/>
    <w:pPr>
      <w:keepNext/>
      <w:keepLines/>
      <w:spacing w:before="240" w:after="80"/>
      <w:contextualSpacing/>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contextualSpacing/>
    </w:pPr>
    <w:rPr>
      <w:sz w:val="52"/>
      <w:szCs w:val="52"/>
    </w:rPr>
  </w:style>
  <w:style w:type="paragraph" w:styleId="Untertitel">
    <w:name w:val="Subtitle"/>
    <w:basedOn w:val="Standard"/>
    <w:next w:val="Standard"/>
    <w:pPr>
      <w:keepNext/>
      <w:keepLines/>
      <w:spacing w:after="320"/>
      <w:contextualSpacing/>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750C7F"/>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0C7F"/>
    <w:rPr>
      <w:rFonts w:ascii="Tahoma" w:hAnsi="Tahoma" w:cs="Tahoma"/>
      <w:sz w:val="16"/>
      <w:szCs w:val="16"/>
    </w:rPr>
  </w:style>
  <w:style w:type="paragraph" w:styleId="Funotentext">
    <w:name w:val="footnote text"/>
    <w:basedOn w:val="Standard"/>
    <w:link w:val="FunotentextZchn"/>
    <w:uiPriority w:val="99"/>
    <w:semiHidden/>
    <w:unhideWhenUsed/>
    <w:rsid w:val="00750C7F"/>
    <w:pPr>
      <w:spacing w:line="240" w:lineRule="auto"/>
    </w:pPr>
    <w:rPr>
      <w:sz w:val="20"/>
      <w:szCs w:val="20"/>
    </w:rPr>
  </w:style>
  <w:style w:type="character" w:customStyle="1" w:styleId="FunotentextZchn">
    <w:name w:val="Fußnotentext Zchn"/>
    <w:basedOn w:val="Absatz-Standardschriftart"/>
    <w:link w:val="Funotentext"/>
    <w:uiPriority w:val="99"/>
    <w:semiHidden/>
    <w:rsid w:val="00750C7F"/>
    <w:rPr>
      <w:sz w:val="20"/>
      <w:szCs w:val="20"/>
    </w:rPr>
  </w:style>
  <w:style w:type="character" w:styleId="Funotenzeichen">
    <w:name w:val="footnote reference"/>
    <w:basedOn w:val="Absatz-Standardschriftart"/>
    <w:uiPriority w:val="99"/>
    <w:semiHidden/>
    <w:unhideWhenUsed/>
    <w:rsid w:val="00750C7F"/>
    <w:rPr>
      <w:vertAlign w:val="superscript"/>
    </w:rPr>
  </w:style>
  <w:style w:type="paragraph" w:styleId="Kopfzeile">
    <w:name w:val="header"/>
    <w:basedOn w:val="Standard"/>
    <w:link w:val="KopfzeileZchn"/>
    <w:uiPriority w:val="99"/>
    <w:unhideWhenUsed/>
    <w:rsid w:val="00750C7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0C7F"/>
  </w:style>
  <w:style w:type="paragraph" w:styleId="Fuzeile">
    <w:name w:val="footer"/>
    <w:basedOn w:val="Standard"/>
    <w:link w:val="FuzeileZchn"/>
    <w:uiPriority w:val="99"/>
    <w:unhideWhenUsed/>
    <w:rsid w:val="00750C7F"/>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0C7F"/>
  </w:style>
  <w:style w:type="paragraph" w:styleId="Inhaltsverzeichnisberschrift">
    <w:name w:val="TOC Heading"/>
    <w:basedOn w:val="berschrift1"/>
    <w:next w:val="Standard"/>
    <w:uiPriority w:val="39"/>
    <w:semiHidden/>
    <w:unhideWhenUsed/>
    <w:qFormat/>
    <w:rsid w:val="00750C7F"/>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rsid w:val="00750C7F"/>
    <w:pPr>
      <w:spacing w:after="100"/>
    </w:pPr>
  </w:style>
  <w:style w:type="paragraph" w:styleId="Verzeichnis2">
    <w:name w:val="toc 2"/>
    <w:basedOn w:val="Standard"/>
    <w:next w:val="Standard"/>
    <w:autoRedefine/>
    <w:uiPriority w:val="39"/>
    <w:unhideWhenUsed/>
    <w:rsid w:val="00750C7F"/>
    <w:pPr>
      <w:spacing w:after="100"/>
      <w:ind w:left="220"/>
    </w:pPr>
  </w:style>
  <w:style w:type="paragraph" w:styleId="Verzeichnis3">
    <w:name w:val="toc 3"/>
    <w:basedOn w:val="Standard"/>
    <w:next w:val="Standard"/>
    <w:autoRedefine/>
    <w:uiPriority w:val="39"/>
    <w:unhideWhenUsed/>
    <w:rsid w:val="00750C7F"/>
    <w:pPr>
      <w:spacing w:after="100"/>
      <w:ind w:left="440"/>
    </w:pPr>
  </w:style>
  <w:style w:type="paragraph" w:styleId="KeinLeerraum">
    <w:name w:val="No Spacing"/>
    <w:uiPriority w:val="1"/>
    <w:qFormat/>
    <w:rsid w:val="00750C7F"/>
    <w:pPr>
      <w:spacing w:line="240" w:lineRule="auto"/>
    </w:pPr>
  </w:style>
  <w:style w:type="character" w:styleId="Hyperlink">
    <w:name w:val="Hyperlink"/>
    <w:basedOn w:val="Absatz-Standardschriftart"/>
    <w:uiPriority w:val="99"/>
    <w:unhideWhenUsed/>
    <w:rsid w:val="00750C7F"/>
    <w:rPr>
      <w:color w:val="0000FF" w:themeColor="hyperlink"/>
      <w:u w:val="single"/>
    </w:rPr>
  </w:style>
  <w:style w:type="paragraph" w:styleId="Kommentarthema">
    <w:name w:val="annotation subject"/>
    <w:basedOn w:val="Kommentartext"/>
    <w:next w:val="Kommentartext"/>
    <w:link w:val="KommentarthemaZchn"/>
    <w:uiPriority w:val="99"/>
    <w:semiHidden/>
    <w:unhideWhenUsed/>
    <w:rsid w:val="00AA48E8"/>
    <w:rPr>
      <w:b/>
      <w:bCs/>
    </w:rPr>
  </w:style>
  <w:style w:type="character" w:customStyle="1" w:styleId="KommentarthemaZchn">
    <w:name w:val="Kommentarthema Zchn"/>
    <w:basedOn w:val="KommentartextZchn"/>
    <w:link w:val="Kommentarthema"/>
    <w:uiPriority w:val="99"/>
    <w:semiHidden/>
    <w:rsid w:val="00AA48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kit.edu/img/intern/kit_logo.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utomationml.org/o.red.c/home.html" TargetMode="External"/><Relationship Id="rId36"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utomationml.org" TargetMode="External"/><Relationship Id="rId30" Type="http://schemas.openxmlformats.org/officeDocument/2006/relationships/hyperlink" Target="http://www.iosb.fraunhofer.de/servlet/is/2670/iosb.gif?command=downloadContent&amp;filename=iosb.gif" TargetMode="External"/><Relationship Id="rId35"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9F292-826E-4738-A78A-E94D679AF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4833</Words>
  <Characters>30452</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Miriam Schleipen</cp:lastModifiedBy>
  <cp:revision>10</cp:revision>
  <dcterms:created xsi:type="dcterms:W3CDTF">2016-01-14T22:47:00Z</dcterms:created>
  <dcterms:modified xsi:type="dcterms:W3CDTF">2016-01-15T05:11:00Z</dcterms:modified>
</cp:coreProperties>
</file>